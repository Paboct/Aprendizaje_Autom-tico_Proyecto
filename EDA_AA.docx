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73321525"/>
        <w:docPartObj>
          <w:docPartGallery w:val="Cover Pages"/>
          <w:docPartUnique/>
        </w:docPartObj>
      </w:sdtPr>
      <w:sdtContent>
        <w:p w14:paraId="6F35BDE4" w14:textId="5D836B34" w:rsidR="00AD31F3" w:rsidRDefault="0078526C">
          <w:r>
            <w:rPr>
              <w:noProof/>
            </w:rPr>
            <mc:AlternateContent>
              <mc:Choice Requires="wps">
                <w:drawing>
                  <wp:anchor distT="0" distB="0" distL="114300" distR="114300" simplePos="0" relativeHeight="251658241" behindDoc="0" locked="0" layoutInCell="1" allowOverlap="1" wp14:anchorId="1CC22656" wp14:editId="47D503ED">
                    <wp:simplePos x="0" y="0"/>
                    <wp:positionH relativeFrom="page">
                      <wp:posOffset>2834640</wp:posOffset>
                    </wp:positionH>
                    <wp:positionV relativeFrom="page">
                      <wp:posOffset>266700</wp:posOffset>
                    </wp:positionV>
                    <wp:extent cx="339915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339915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765AEA" w14:textId="1C55322E" w:rsidR="00AD31F3" w:rsidRDefault="00826C24">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Content>
                                    <w:r w:rsidR="006B381F">
                                      <w:rPr>
                                        <w:color w:val="FFFFFF" w:themeColor="background1"/>
                                      </w:rPr>
                                      <w:t>Asignatura: Aprendizaje Automatico</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30000</wp14:pctHeight>
                    </wp14:sizeRelV>
                  </wp:anchor>
                </w:drawing>
              </mc:Choice>
              <mc:Fallback>
                <w:pict>
                  <v:rect w14:anchorId="1CC22656" id="Rectángulo 467" o:spid="_x0000_s1026" style="position:absolute;margin-left:223.2pt;margin-top:21pt;width:267.65pt;height:237.6pt;z-index:251658241;visibility:visible;mso-wrap-style:square;mso-width-percent:0;mso-height-percent:300;mso-wrap-distance-left:9pt;mso-wrap-distance-top:0;mso-wrap-distance-right:9pt;mso-wrap-distance-bottom:0;mso-position-horizontal:absolute;mso-position-horizontal-relative:page;mso-position-vertical:absolute;mso-position-vertical-relative:page;mso-width-percent: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" fillcolor="#0e2841 [3215]" stroked="f" strokeweight="1pt">
                    <v:textbox inset="14.4pt,14.4pt,14.4pt,28.8pt">
                      <w:txbxContent>
                        <w:p w14:paraId="26765AEA" w14:textId="1C55322E" w:rsidR="00AD31F3" w:rsidRDefault="00826C24">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Content>
                              <w:r w:rsidR="006B381F">
                                <w:rPr>
                                  <w:color w:val="FFFFFF" w:themeColor="background1"/>
                                </w:rPr>
                                <w:t>Asignatura: Aprendizaje Automatico</w:t>
                              </w:r>
                            </w:sdtContent>
                          </w:sdt>
                        </w:p>
                      </w:txbxContent>
                    </v:textbox>
                    <w10:wrap anchorx="page" anchory="page"/>
                  </v:rect>
                </w:pict>
              </mc:Fallback>
            </mc:AlternateContent>
          </w:r>
          <w:r>
            <w:rPr>
              <w:noProof/>
            </w:rPr>
            <mc:AlternateContent>
              <mc:Choice Requires="wps">
                <w:drawing>
                  <wp:anchor distT="0" distB="0" distL="114300" distR="114300" simplePos="0" relativeHeight="251658240" behindDoc="0" locked="0" layoutInCell="1" allowOverlap="1" wp14:anchorId="05E4E51F" wp14:editId="6F63553E">
                    <wp:simplePos x="0" y="0"/>
                    <wp:positionH relativeFrom="page">
                      <wp:posOffset>2667000</wp:posOffset>
                    </wp:positionH>
                    <wp:positionV relativeFrom="page">
                      <wp:posOffset>266700</wp:posOffset>
                    </wp:positionV>
                    <wp:extent cx="3686810" cy="7040880"/>
                    <wp:effectExtent l="0" t="0" r="27940" b="20955"/>
                    <wp:wrapNone/>
                    <wp:docPr id="468" name="Rectángulo 468"/>
                    <wp:cNvGraphicFramePr/>
                    <a:graphic xmlns:a="http://schemas.openxmlformats.org/drawingml/2006/main">
                      <a:graphicData uri="http://schemas.microsoft.com/office/word/2010/wordprocessingShape">
                        <wps:wsp>
                          <wps:cNvSpPr/>
                          <wps:spPr>
                            <a:xfrm>
                              <a:off x="0" y="0"/>
                              <a:ext cx="368681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70000</wp14:pctHeight>
                    </wp14:sizeRelV>
                  </wp:anchor>
                </w:drawing>
              </mc:Choice>
              <mc:Fallback xmlns:arto="http://schemas.microsoft.com/office/word/2006/arto">
                <w:pict>
                  <v:rect w14:anchorId="0A57C683" id="Rectángulo 468" o:spid="_x0000_s1026" style="position:absolute;margin-left:210pt;margin-top:21pt;width:290.3pt;height:554.4pt;z-index:251658240;visibility:visible;mso-wrap-style:square;mso-width-percent:0;mso-height-percent:700;mso-wrap-distance-left:9pt;mso-wrap-distance-top:0;mso-wrap-distance-right:9pt;mso-wrap-distance-bottom:0;mso-position-horizontal:absolute;mso-position-horizontal-relative:page;mso-position-vertical:absolute;mso-position-vertical-relative:page;mso-width-percent: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" fillcolor="white [3212]" strokecolor="#737373 [1614]" strokeweight="1.25pt">
                    <w10:wrap anchorx="page" anchory="page"/>
                  </v:rect>
                </w:pict>
              </mc:Fallback>
            </mc:AlternateContent>
          </w:r>
          <w:r w:rsidR="00AD31F3">
            <w:rPr>
              <w:noProof/>
            </w:rPr>
            <mc:AlternateContent>
              <mc:Choice Requires="wps">
                <w:drawing>
                  <wp:anchor distT="0" distB="0" distL="114300" distR="114300" simplePos="0" relativeHeight="251658245" behindDoc="1" locked="0" layoutInCell="1" allowOverlap="1" wp14:anchorId="2742EE2B" wp14:editId="59F65F43">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EC5820D" w14:textId="77777777" w:rsidR="00AD31F3" w:rsidRDefault="00AD31F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742EE2B" id="Rectángulo 466" o:spid="_x0000_s1027" style="position:absolute;margin-left:0;margin-top:0;width:581.4pt;height:752.4pt;z-index:-251658235;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c1e4f5 [660]" stroked="f" strokeweight="1pt">
                    <v:fill color2="#45b0e1 [1940]" rotate="t" focus="100%" type="gradient">
                      <o:fill v:ext="view" type="gradientUnscaled"/>
                    </v:fill>
                    <v:textbox inset="21.6pt,,21.6pt">
                      <w:txbxContent>
                        <w:p w14:paraId="2EC5820D" w14:textId="77777777" w:rsidR="00AD31F3" w:rsidRDefault="00AD31F3"/>
                      </w:txbxContent>
                    </v:textbox>
                    <w10:wrap anchorx="page" anchory="page"/>
                  </v:rect>
                </w:pict>
              </mc:Fallback>
            </mc:AlternateContent>
          </w:r>
        </w:p>
        <w:p w14:paraId="79EE7622" w14:textId="15B48A2D" w:rsidR="00AD31F3" w:rsidRDefault="0078526C">
          <w:r>
            <w:rPr>
              <w:noProof/>
            </w:rPr>
            <mc:AlternateContent>
              <mc:Choice Requires="wps">
                <w:drawing>
                  <wp:anchor distT="0" distB="0" distL="114300" distR="114300" simplePos="0" relativeHeight="251658242" behindDoc="0" locked="0" layoutInCell="1" allowOverlap="1" wp14:anchorId="7BC2B53B" wp14:editId="158859AC">
                    <wp:simplePos x="0" y="0"/>
                    <wp:positionH relativeFrom="page">
                      <wp:posOffset>2811780</wp:posOffset>
                    </wp:positionH>
                    <wp:positionV relativeFrom="page">
                      <wp:posOffset>6797040</wp:posOffset>
                    </wp:positionV>
                    <wp:extent cx="330073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3300730" cy="268605"/>
                            </a:xfrm>
                            <a:prstGeom prst="rect">
                              <a:avLst/>
                            </a:prstGeom>
                            <a:noFill/>
                            <a:ln w="6350">
                              <a:noFill/>
                            </a:ln>
                            <a:effectLst/>
                          </wps:spPr>
                          <wps:txbx>
                            <w:txbxContent>
                              <w:p w14:paraId="0E4A0E93" w14:textId="77777777" w:rsidR="00374E6C" w:rsidRDefault="00826C24">
                                <w:pPr>
                                  <w:pStyle w:val="NoSpacing"/>
                                  <w:rPr>
                                    <w:del w:id="0" w:author="David Morán Gorgojo" w:date="2024-11-19T12:49:00Z" w16du:dateUtc="2024-11-19T11:49:00Z"/>
                                    <w:color w:val="0E2841" w:themeColor="text2"/>
                                  </w:rPr>
                                </w:pPr>
                                <w:sdt>
                                  <w:sdtPr>
                                    <w:rPr>
                                      <w:color w:val="0E2841"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AD31F3">
                                      <w:rPr>
                                        <w:color w:val="0E2841" w:themeColor="text2"/>
                                      </w:rPr>
                                      <w:t>David Morán Gorgojo</w:t>
                                    </w:r>
                                  </w:sdtContent>
                                </w:sdt>
                                <w:del w:id="1" w:author="David Morán Gorgojo" w:date="2024-11-19T12:49:00Z" w16du:dateUtc="2024-11-19T11:49:00Z">
                                  <w:r w:rsidR="007170CA">
                                    <w:rPr>
                                      <w:color w:val="0E2841" w:themeColor="text2"/>
                                    </w:rPr>
                                    <w:delText xml:space="preserve"> </w:delText>
                                  </w:r>
                                </w:del>
                              </w:p>
                              <w:p w14:paraId="24B4B0D7" w14:textId="0B5686D1" w:rsidR="00AD31F3" w:rsidRDefault="00374E6C">
                                <w:pPr>
                                  <w:pStyle w:val="NoSpacing"/>
                                  <w:rPr>
                                    <w:color w:val="0E2841" w:themeColor="text2"/>
                                  </w:rPr>
                                </w:pPr>
                                <w:r>
                                  <w:rPr>
                                    <w:color w:val="0E2841" w:themeColor="text2"/>
                                  </w:rPr>
                                  <w:t>Miguel Sánchez Rodríguez</w:t>
                                </w:r>
                              </w:p>
                              <w:p w14:paraId="04AA0CA3" w14:textId="5D61CD46" w:rsidR="00AD31F3" w:rsidRDefault="00374E6C">
                                <w:pPr>
                                  <w:pStyle w:val="NoSpacing"/>
                                  <w:rPr>
                                    <w:color w:val="0E2841" w:themeColor="text2"/>
                                  </w:rPr>
                                </w:pPr>
                                <w:r>
                                  <w:rPr>
                                    <w:color w:val="0E2841" w:themeColor="text2"/>
                                  </w:rPr>
                                  <w:t xml:space="preserve">Pablo </w:t>
                                </w:r>
                                <w:r w:rsidR="00DF5737">
                                  <w:rPr>
                                    <w:color w:val="0E2841" w:themeColor="text2"/>
                                  </w:rPr>
                                  <w:t>Ruíz Morán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BC2B53B" id="_x0000_t202" coordsize="21600,21600" o:spt="202" path="m,l,21600r21600,l21600,xe">
                    <v:stroke joinstyle="miter"/>
                    <v:path gradientshapeok="t" o:connecttype="rect"/>
                  </v:shapetype>
                  <v:shape id="Cuadro de texto 465" o:spid="_x0000_s1028" type="#_x0000_t202" style="position:absolute;margin-left:221.4pt;margin-top:535.2pt;width:259.9pt;height:21.1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" filled="f" stroked="f" strokeweight=".5pt">
                    <v:textbox style="mso-fit-shape-to-text:t">
                      <w:txbxContent>
                        <w:p w14:paraId="0E4A0E93" w14:textId="77777777" w:rsidR="00374E6C" w:rsidRDefault="00826C24">
                          <w:pPr>
                            <w:pStyle w:val="NoSpacing"/>
                            <w:rPr>
                              <w:del w:id="2" w:author="David Morán Gorgojo" w:date="2024-11-19T12:49:00Z" w16du:dateUtc="2024-11-19T11:49:00Z"/>
                              <w:color w:val="0E2841" w:themeColor="text2"/>
                            </w:rPr>
                          </w:pPr>
                          <w:sdt>
                            <w:sdtPr>
                              <w:rPr>
                                <w:color w:val="0E2841"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AD31F3">
                                <w:rPr>
                                  <w:color w:val="0E2841" w:themeColor="text2"/>
                                </w:rPr>
                                <w:t>David Morán Gorgojo</w:t>
                              </w:r>
                            </w:sdtContent>
                          </w:sdt>
                          <w:del w:id="3" w:author="David Morán Gorgojo" w:date="2024-11-19T12:49:00Z" w16du:dateUtc="2024-11-19T11:49:00Z">
                            <w:r w:rsidR="007170CA">
                              <w:rPr>
                                <w:color w:val="0E2841" w:themeColor="text2"/>
                              </w:rPr>
                              <w:delText xml:space="preserve"> </w:delText>
                            </w:r>
                          </w:del>
                        </w:p>
                        <w:p w14:paraId="24B4B0D7" w14:textId="0B5686D1" w:rsidR="00AD31F3" w:rsidRDefault="00374E6C">
                          <w:pPr>
                            <w:pStyle w:val="NoSpacing"/>
                            <w:rPr>
                              <w:color w:val="0E2841" w:themeColor="text2"/>
                            </w:rPr>
                          </w:pPr>
                          <w:r>
                            <w:rPr>
                              <w:color w:val="0E2841" w:themeColor="text2"/>
                            </w:rPr>
                            <w:t>Miguel Sánchez Rodríguez</w:t>
                          </w:r>
                        </w:p>
                        <w:p w14:paraId="04AA0CA3" w14:textId="5D61CD46" w:rsidR="00AD31F3" w:rsidRDefault="00374E6C">
                          <w:pPr>
                            <w:pStyle w:val="NoSpacing"/>
                            <w:rPr>
                              <w:color w:val="0E2841" w:themeColor="text2"/>
                            </w:rPr>
                          </w:pPr>
                          <w:r>
                            <w:rPr>
                              <w:color w:val="0E2841" w:themeColor="text2"/>
                            </w:rPr>
                            <w:t xml:space="preserve">Pablo </w:t>
                          </w:r>
                          <w:r w:rsidR="00DF5737">
                            <w:rPr>
                              <w:color w:val="0E2841" w:themeColor="text2"/>
                            </w:rPr>
                            <w:t>Ruíz Morán</w:t>
                          </w:r>
                        </w:p>
                      </w:txbxContent>
                    </v:textbox>
                    <w10:wrap type="square" anchorx="page" anchory="page"/>
                  </v:shape>
                </w:pict>
              </mc:Fallback>
            </mc:AlternateContent>
          </w:r>
          <w:r>
            <w:rPr>
              <w:noProof/>
            </w:rPr>
            <mc:AlternateContent>
              <mc:Choice Requires="wps">
                <w:drawing>
                  <wp:anchor distT="0" distB="0" distL="114300" distR="114300" simplePos="0" relativeHeight="251658244" behindDoc="0" locked="0" layoutInCell="1" allowOverlap="1" wp14:anchorId="7B96F19B" wp14:editId="2414B542">
                    <wp:simplePos x="0" y="0"/>
                    <wp:positionH relativeFrom="page">
                      <wp:posOffset>2842260</wp:posOffset>
                    </wp:positionH>
                    <wp:positionV relativeFrom="page">
                      <wp:posOffset>7399020</wp:posOffset>
                    </wp:positionV>
                    <wp:extent cx="3391535" cy="95885"/>
                    <wp:effectExtent l="0" t="0" r="0" b="0"/>
                    <wp:wrapNone/>
                    <wp:docPr id="469" name="Rectángulo 469"/>
                    <wp:cNvGraphicFramePr/>
                    <a:graphic xmlns:a="http://schemas.openxmlformats.org/drawingml/2006/main">
                      <a:graphicData uri="http://schemas.microsoft.com/office/word/2010/wordprocessingShape">
                        <wps:wsp>
                          <wps:cNvSpPr/>
                          <wps:spPr>
                            <a:xfrm>
                              <a:off x="0" y="0"/>
                              <a:ext cx="3391535" cy="958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rto="http://schemas.microsoft.com/office/word/2006/arto">
                <w:pict>
                  <v:rect w14:anchorId="7FB6E569" id="Rectángulo 469" o:spid="_x0000_s1026" style="position:absolute;margin-left:223.8pt;margin-top:582.6pt;width:267.05pt;height:7.55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" fillcolor="#156082 [3204]" stroked="f" strokeweight="1pt">
                    <w10:wrap anchorx="page" anchory="page"/>
                  </v:rect>
                </w:pict>
              </mc:Fallback>
            </mc:AlternateContent>
          </w:r>
          <w:r>
            <w:rPr>
              <w:noProof/>
            </w:rPr>
            <mc:AlternateContent>
              <mc:Choice Requires="wps">
                <w:drawing>
                  <wp:anchor distT="0" distB="0" distL="114300" distR="114300" simplePos="0" relativeHeight="251658243" behindDoc="0" locked="0" layoutInCell="1" allowOverlap="1" wp14:anchorId="1F8C8764" wp14:editId="4BD1EDA0">
                    <wp:simplePos x="0" y="0"/>
                    <wp:positionH relativeFrom="page">
                      <wp:posOffset>2788920</wp:posOffset>
                    </wp:positionH>
                    <wp:positionV relativeFrom="page">
                      <wp:posOffset>3741420</wp:posOffset>
                    </wp:positionV>
                    <wp:extent cx="3369310" cy="2475230"/>
                    <wp:effectExtent l="0" t="0" r="0" b="4445"/>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3369310" cy="2475230"/>
                            </a:xfrm>
                            <a:prstGeom prst="rect">
                              <a:avLst/>
                            </a:prstGeom>
                            <a:noFill/>
                            <a:ln w="6350">
                              <a:noFill/>
                            </a:ln>
                            <a:effectLst/>
                          </wps:spPr>
                          <wps:txbx>
                            <w:txbxContent>
                              <w:sdt>
                                <w:sdtPr>
                                  <w:rPr>
                                    <w:rFonts w:asciiTheme="majorHAnsi" w:eastAsiaTheme="majorEastAsia" w:hAnsiTheme="majorHAnsi" w:cstheme="majorBidi"/>
                                    <w:color w:val="156082"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4DCA8F61" w14:textId="528D4162" w:rsidR="00AD31F3" w:rsidRDefault="006B381F">
                                    <w:pPr>
                                      <w:spacing w:line="240" w:lineRule="auto"/>
                                      <w:rPr>
                                        <w:rFonts w:asciiTheme="majorHAnsi" w:eastAsiaTheme="majorEastAsia" w:hAnsiTheme="majorHAnsi" w:cstheme="majorBidi"/>
                                        <w:color w:val="156082" w:themeColor="accent1"/>
                                        <w:sz w:val="72"/>
                                        <w:szCs w:val="72"/>
                                      </w:rPr>
                                    </w:pPr>
                                    <w:r>
                                      <w:rPr>
                                        <w:rFonts w:asciiTheme="majorHAnsi" w:eastAsiaTheme="majorEastAsia" w:hAnsiTheme="majorHAnsi" w:cstheme="majorBidi"/>
                                        <w:color w:val="156082" w:themeColor="accent1"/>
                                        <w:sz w:val="72"/>
                                        <w:szCs w:val="72"/>
                                      </w:rPr>
                                      <w:t>ANALISIS EXPLORATORIO  DE DATOS</w:t>
                                    </w:r>
                                  </w:p>
                                </w:sdtContent>
                              </w:sdt>
                              <w:sdt>
                                <w:sdtPr>
                                  <w:rPr>
                                    <w:rFonts w:asciiTheme="majorHAnsi" w:eastAsiaTheme="majorEastAsia" w:hAnsiTheme="majorHAnsi" w:cstheme="majorBidi"/>
                                    <w:color w:val="0E2841"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6EEB6031" w14:textId="077855A8" w:rsidR="00AD31F3" w:rsidRDefault="00BB22BE">
                                    <w:pPr>
                                      <w:rPr>
                                        <w:rFonts w:asciiTheme="majorHAnsi" w:eastAsiaTheme="majorEastAsia" w:hAnsiTheme="majorHAnsi" w:cstheme="majorBidi"/>
                                        <w:color w:val="0E2841" w:themeColor="text2"/>
                                        <w:sz w:val="32"/>
                                        <w:szCs w:val="32"/>
                                      </w:rPr>
                                    </w:pPr>
                                    <w:r>
                                      <w:rPr>
                                        <w:rFonts w:asciiTheme="majorHAnsi" w:eastAsiaTheme="majorEastAsia" w:hAnsiTheme="majorHAnsi" w:cstheme="majorBidi"/>
                                        <w:color w:val="0E2841" w:themeColor="text2"/>
                                        <w:sz w:val="32"/>
                                        <w:szCs w:val="32"/>
                                      </w:rPr>
                                      <w:t>EDA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1F8C8764" id="Cuadro de texto 470" o:spid="_x0000_s1029" type="#_x0000_t202" style="position:absolute;margin-left:219.6pt;margin-top:294.6pt;width:265.3pt;height:194.9pt;z-index:251658243;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" filled="f" stroked="f" strokeweight=".5pt">
                    <v:textbox style="mso-fit-shape-to-text:t">
                      <w:txbxContent>
                        <w:sdt>
                          <w:sdtPr>
                            <w:rPr>
                              <w:rFonts w:asciiTheme="majorHAnsi" w:eastAsiaTheme="majorEastAsia" w:hAnsiTheme="majorHAnsi" w:cstheme="majorBidi"/>
                              <w:color w:val="156082"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4DCA8F61" w14:textId="528D4162" w:rsidR="00AD31F3" w:rsidRDefault="006B381F">
                              <w:pPr>
                                <w:spacing w:line="240" w:lineRule="auto"/>
                                <w:rPr>
                                  <w:rFonts w:asciiTheme="majorHAnsi" w:eastAsiaTheme="majorEastAsia" w:hAnsiTheme="majorHAnsi" w:cstheme="majorBidi"/>
                                  <w:color w:val="156082" w:themeColor="accent1"/>
                                  <w:sz w:val="72"/>
                                  <w:szCs w:val="72"/>
                                </w:rPr>
                              </w:pPr>
                              <w:r>
                                <w:rPr>
                                  <w:rFonts w:asciiTheme="majorHAnsi" w:eastAsiaTheme="majorEastAsia" w:hAnsiTheme="majorHAnsi" w:cstheme="majorBidi"/>
                                  <w:color w:val="156082" w:themeColor="accent1"/>
                                  <w:sz w:val="72"/>
                                  <w:szCs w:val="72"/>
                                </w:rPr>
                                <w:t>ANALISIS EXPLORATORIO  DE DATOS</w:t>
                              </w:r>
                            </w:p>
                          </w:sdtContent>
                        </w:sdt>
                        <w:sdt>
                          <w:sdtPr>
                            <w:rPr>
                              <w:rFonts w:asciiTheme="majorHAnsi" w:eastAsiaTheme="majorEastAsia" w:hAnsiTheme="majorHAnsi" w:cstheme="majorBidi"/>
                              <w:color w:val="0E2841"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6EEB6031" w14:textId="077855A8" w:rsidR="00AD31F3" w:rsidRDefault="00BB22BE">
                              <w:pPr>
                                <w:rPr>
                                  <w:rFonts w:asciiTheme="majorHAnsi" w:eastAsiaTheme="majorEastAsia" w:hAnsiTheme="majorHAnsi" w:cstheme="majorBidi"/>
                                  <w:color w:val="0E2841" w:themeColor="text2"/>
                                  <w:sz w:val="32"/>
                                  <w:szCs w:val="32"/>
                                </w:rPr>
                              </w:pPr>
                              <w:r>
                                <w:rPr>
                                  <w:rFonts w:asciiTheme="majorHAnsi" w:eastAsiaTheme="majorEastAsia" w:hAnsiTheme="majorHAnsi" w:cstheme="majorBidi"/>
                                  <w:color w:val="0E2841" w:themeColor="text2"/>
                                  <w:sz w:val="32"/>
                                  <w:szCs w:val="32"/>
                                </w:rPr>
                                <w:t>EDA</w:t>
                              </w:r>
                            </w:p>
                          </w:sdtContent>
                        </w:sdt>
                      </w:txbxContent>
                    </v:textbox>
                    <w10:wrap type="square" anchorx="page" anchory="page"/>
                  </v:shape>
                </w:pict>
              </mc:Fallback>
            </mc:AlternateContent>
          </w:r>
          <w:r w:rsidR="00AD31F3">
            <w:br w:type="page"/>
          </w:r>
        </w:p>
      </w:sdtContent>
    </w:sdt>
    <w:sdt>
      <w:sdtPr>
        <w:rPr>
          <w:rFonts w:asciiTheme="minorHAnsi" w:eastAsiaTheme="minorEastAsia" w:hAnsiTheme="minorHAnsi" w:cstheme="minorBidi"/>
          <w:color w:val="auto"/>
          <w:kern w:val="2"/>
          <w:sz w:val="24"/>
          <w:szCs w:val="24"/>
          <w:lang w:val="en-GB" w:eastAsia="en-US"/>
          <w14:ligatures w14:val="standardContextual"/>
        </w:rPr>
        <w:id w:val="289713235"/>
        <w:docPartObj>
          <w:docPartGallery w:val="Table of Contents"/>
          <w:docPartUnique/>
        </w:docPartObj>
      </w:sdtPr>
      <w:sdtEndPr>
        <w:rPr>
          <w:b/>
          <w:bCs/>
        </w:rPr>
      </w:sdtEndPr>
      <w:sdtContent>
        <w:p w14:paraId="448E8A7C" w14:textId="74CD722E" w:rsidR="00AD31F3" w:rsidRPr="00AD31F3" w:rsidRDefault="00AD31F3">
          <w:pPr>
            <w:pStyle w:val="TOCHeading"/>
            <w:rPr>
              <w:lang w:val="en-GB"/>
            </w:rPr>
          </w:pPr>
          <w:r>
            <w:rPr>
              <w:lang w:val="en-GB"/>
            </w:rPr>
            <w:t>Contents</w:t>
          </w:r>
        </w:p>
        <w:p w14:paraId="74E64C85" w14:textId="5DF63F29" w:rsidR="00EC4718" w:rsidRDefault="00AD31F3">
          <w:pPr>
            <w:pStyle w:val="TOC1"/>
            <w:tabs>
              <w:tab w:val="right" w:leader="dot" w:pos="8494"/>
            </w:tabs>
            <w:rPr>
              <w:rFonts w:eastAsiaTheme="minorEastAsia"/>
              <w:noProof/>
              <w:lang w:eastAsia="es-ES"/>
            </w:rPr>
          </w:pPr>
          <w:r>
            <w:fldChar w:fldCharType="begin"/>
          </w:r>
          <w:r w:rsidRPr="00AD31F3">
            <w:rPr>
              <w:lang w:val="en-GB"/>
            </w:rPr>
            <w:instrText xml:space="preserve"> TOC \o "1-3" \h \z \u </w:instrText>
          </w:r>
          <w:r>
            <w:fldChar w:fldCharType="separate"/>
          </w:r>
          <w:hyperlink w:anchor="_Toc183126042" w:history="1">
            <w:r w:rsidR="00EC4718" w:rsidRPr="00E43844">
              <w:rPr>
                <w:rStyle w:val="Hyperlink"/>
                <w:noProof/>
              </w:rPr>
              <w:t>1. Introducción</w:t>
            </w:r>
            <w:r w:rsidR="00EC4718">
              <w:rPr>
                <w:noProof/>
                <w:webHidden/>
              </w:rPr>
              <w:tab/>
            </w:r>
            <w:r w:rsidR="00EC4718">
              <w:rPr>
                <w:noProof/>
                <w:webHidden/>
              </w:rPr>
              <w:fldChar w:fldCharType="begin"/>
            </w:r>
            <w:r w:rsidR="00EC4718">
              <w:rPr>
                <w:noProof/>
                <w:webHidden/>
              </w:rPr>
              <w:instrText xml:space="preserve"> PAGEREF _Toc183126042 \h </w:instrText>
            </w:r>
            <w:r w:rsidR="00EC4718">
              <w:rPr>
                <w:noProof/>
                <w:webHidden/>
              </w:rPr>
            </w:r>
            <w:r w:rsidR="00EC4718">
              <w:rPr>
                <w:noProof/>
                <w:webHidden/>
              </w:rPr>
              <w:fldChar w:fldCharType="separate"/>
            </w:r>
            <w:r w:rsidR="00EC4718">
              <w:rPr>
                <w:noProof/>
                <w:webHidden/>
              </w:rPr>
              <w:t>2</w:t>
            </w:r>
            <w:r w:rsidR="00EC4718">
              <w:rPr>
                <w:noProof/>
                <w:webHidden/>
              </w:rPr>
              <w:fldChar w:fldCharType="end"/>
            </w:r>
          </w:hyperlink>
        </w:p>
        <w:p w14:paraId="421282E0" w14:textId="11257F4C" w:rsidR="00EC4718" w:rsidRDefault="00EC4718">
          <w:pPr>
            <w:pStyle w:val="TOC1"/>
            <w:tabs>
              <w:tab w:val="right" w:leader="dot" w:pos="8494"/>
            </w:tabs>
            <w:rPr>
              <w:rFonts w:eastAsiaTheme="minorEastAsia"/>
              <w:noProof/>
              <w:lang w:eastAsia="es-ES"/>
            </w:rPr>
          </w:pPr>
          <w:hyperlink w:anchor="_Toc183126043" w:history="1">
            <w:r w:rsidRPr="00E43844">
              <w:rPr>
                <w:rStyle w:val="Hyperlink"/>
                <w:noProof/>
              </w:rPr>
              <w:t>2. Información General del Dataset</w:t>
            </w:r>
            <w:r>
              <w:rPr>
                <w:noProof/>
                <w:webHidden/>
              </w:rPr>
              <w:tab/>
            </w:r>
            <w:r>
              <w:rPr>
                <w:noProof/>
                <w:webHidden/>
              </w:rPr>
              <w:fldChar w:fldCharType="begin"/>
            </w:r>
            <w:r>
              <w:rPr>
                <w:noProof/>
                <w:webHidden/>
              </w:rPr>
              <w:instrText xml:space="preserve"> PAGEREF _Toc183126043 \h </w:instrText>
            </w:r>
            <w:r>
              <w:rPr>
                <w:noProof/>
                <w:webHidden/>
              </w:rPr>
            </w:r>
            <w:r>
              <w:rPr>
                <w:noProof/>
                <w:webHidden/>
              </w:rPr>
              <w:fldChar w:fldCharType="separate"/>
            </w:r>
            <w:r>
              <w:rPr>
                <w:noProof/>
                <w:webHidden/>
              </w:rPr>
              <w:t>2</w:t>
            </w:r>
            <w:r>
              <w:rPr>
                <w:noProof/>
                <w:webHidden/>
              </w:rPr>
              <w:fldChar w:fldCharType="end"/>
            </w:r>
          </w:hyperlink>
        </w:p>
        <w:p w14:paraId="5B33AF41" w14:textId="58408215" w:rsidR="00EC4718" w:rsidRDefault="00EC4718">
          <w:pPr>
            <w:pStyle w:val="TOC1"/>
            <w:tabs>
              <w:tab w:val="right" w:leader="dot" w:pos="8494"/>
            </w:tabs>
            <w:rPr>
              <w:rFonts w:eastAsiaTheme="minorEastAsia"/>
              <w:noProof/>
              <w:lang w:eastAsia="es-ES"/>
            </w:rPr>
          </w:pPr>
          <w:hyperlink w:anchor="_Toc183126044" w:history="1">
            <w:r w:rsidRPr="00E43844">
              <w:rPr>
                <w:rStyle w:val="Hyperlink"/>
                <w:noProof/>
              </w:rPr>
              <w:t>3. Distribuciones de Variables</w:t>
            </w:r>
            <w:r>
              <w:rPr>
                <w:noProof/>
                <w:webHidden/>
              </w:rPr>
              <w:tab/>
            </w:r>
            <w:r>
              <w:rPr>
                <w:noProof/>
                <w:webHidden/>
              </w:rPr>
              <w:fldChar w:fldCharType="begin"/>
            </w:r>
            <w:r>
              <w:rPr>
                <w:noProof/>
                <w:webHidden/>
              </w:rPr>
              <w:instrText xml:space="preserve"> PAGEREF _Toc183126044 \h </w:instrText>
            </w:r>
            <w:r>
              <w:rPr>
                <w:noProof/>
                <w:webHidden/>
              </w:rPr>
            </w:r>
            <w:r>
              <w:rPr>
                <w:noProof/>
                <w:webHidden/>
              </w:rPr>
              <w:fldChar w:fldCharType="separate"/>
            </w:r>
            <w:r>
              <w:rPr>
                <w:noProof/>
                <w:webHidden/>
              </w:rPr>
              <w:t>3</w:t>
            </w:r>
            <w:r>
              <w:rPr>
                <w:noProof/>
                <w:webHidden/>
              </w:rPr>
              <w:fldChar w:fldCharType="end"/>
            </w:r>
          </w:hyperlink>
        </w:p>
        <w:p w14:paraId="68D72F52" w14:textId="494FE4A1" w:rsidR="00EC4718" w:rsidRDefault="00EC4718">
          <w:pPr>
            <w:pStyle w:val="TOC2"/>
            <w:tabs>
              <w:tab w:val="right" w:leader="dot" w:pos="8494"/>
            </w:tabs>
            <w:rPr>
              <w:rFonts w:eastAsiaTheme="minorEastAsia"/>
              <w:noProof/>
              <w:lang w:eastAsia="es-ES"/>
            </w:rPr>
          </w:pPr>
          <w:hyperlink w:anchor="_Toc183126045" w:history="1">
            <w:r w:rsidRPr="00E43844">
              <w:rPr>
                <w:rStyle w:val="Hyperlink"/>
                <w:noProof/>
              </w:rPr>
              <w:t>3.1 Distribución de Edad</w:t>
            </w:r>
            <w:r>
              <w:rPr>
                <w:noProof/>
                <w:webHidden/>
              </w:rPr>
              <w:tab/>
            </w:r>
            <w:r>
              <w:rPr>
                <w:noProof/>
                <w:webHidden/>
              </w:rPr>
              <w:fldChar w:fldCharType="begin"/>
            </w:r>
            <w:r>
              <w:rPr>
                <w:noProof/>
                <w:webHidden/>
              </w:rPr>
              <w:instrText xml:space="preserve"> PAGEREF _Toc183126045 \h </w:instrText>
            </w:r>
            <w:r>
              <w:rPr>
                <w:noProof/>
                <w:webHidden/>
              </w:rPr>
            </w:r>
            <w:r>
              <w:rPr>
                <w:noProof/>
                <w:webHidden/>
              </w:rPr>
              <w:fldChar w:fldCharType="separate"/>
            </w:r>
            <w:r>
              <w:rPr>
                <w:noProof/>
                <w:webHidden/>
              </w:rPr>
              <w:t>3</w:t>
            </w:r>
            <w:r>
              <w:rPr>
                <w:noProof/>
                <w:webHidden/>
              </w:rPr>
              <w:fldChar w:fldCharType="end"/>
            </w:r>
          </w:hyperlink>
        </w:p>
        <w:p w14:paraId="223F4D69" w14:textId="2F5ECE72" w:rsidR="00EC4718" w:rsidRDefault="00EC4718">
          <w:pPr>
            <w:pStyle w:val="TOC2"/>
            <w:tabs>
              <w:tab w:val="right" w:leader="dot" w:pos="8494"/>
            </w:tabs>
            <w:rPr>
              <w:rFonts w:eastAsiaTheme="minorEastAsia"/>
              <w:noProof/>
              <w:lang w:eastAsia="es-ES"/>
            </w:rPr>
          </w:pPr>
          <w:hyperlink w:anchor="_Toc183126046" w:history="1">
            <w:r w:rsidRPr="00E43844">
              <w:rPr>
                <w:rStyle w:val="Hyperlink"/>
                <w:noProof/>
              </w:rPr>
              <w:t>3.2 Distribución de la Distancia del Vuelo</w:t>
            </w:r>
            <w:r>
              <w:rPr>
                <w:noProof/>
                <w:webHidden/>
              </w:rPr>
              <w:tab/>
            </w:r>
            <w:r>
              <w:rPr>
                <w:noProof/>
                <w:webHidden/>
              </w:rPr>
              <w:fldChar w:fldCharType="begin"/>
            </w:r>
            <w:r>
              <w:rPr>
                <w:noProof/>
                <w:webHidden/>
              </w:rPr>
              <w:instrText xml:space="preserve"> PAGEREF _Toc183126046 \h </w:instrText>
            </w:r>
            <w:r>
              <w:rPr>
                <w:noProof/>
                <w:webHidden/>
              </w:rPr>
            </w:r>
            <w:r>
              <w:rPr>
                <w:noProof/>
                <w:webHidden/>
              </w:rPr>
              <w:fldChar w:fldCharType="separate"/>
            </w:r>
            <w:r>
              <w:rPr>
                <w:noProof/>
                <w:webHidden/>
              </w:rPr>
              <w:t>3</w:t>
            </w:r>
            <w:r>
              <w:rPr>
                <w:noProof/>
                <w:webHidden/>
              </w:rPr>
              <w:fldChar w:fldCharType="end"/>
            </w:r>
          </w:hyperlink>
        </w:p>
        <w:p w14:paraId="718968D8" w14:textId="36A6F0E8" w:rsidR="00EC4718" w:rsidRDefault="00EC4718">
          <w:pPr>
            <w:pStyle w:val="TOC2"/>
            <w:tabs>
              <w:tab w:val="right" w:leader="dot" w:pos="8494"/>
            </w:tabs>
            <w:rPr>
              <w:rFonts w:eastAsiaTheme="minorEastAsia"/>
              <w:noProof/>
              <w:lang w:eastAsia="es-ES"/>
            </w:rPr>
          </w:pPr>
          <w:hyperlink w:anchor="_Toc183126047" w:history="1">
            <w:r w:rsidRPr="00E43844">
              <w:rPr>
                <w:rStyle w:val="Hyperlink"/>
                <w:noProof/>
              </w:rPr>
              <w:t>3.3 Distribución de la Satisfacción del Pasajero</w:t>
            </w:r>
            <w:r>
              <w:rPr>
                <w:noProof/>
                <w:webHidden/>
              </w:rPr>
              <w:tab/>
            </w:r>
            <w:r>
              <w:rPr>
                <w:noProof/>
                <w:webHidden/>
              </w:rPr>
              <w:fldChar w:fldCharType="begin"/>
            </w:r>
            <w:r>
              <w:rPr>
                <w:noProof/>
                <w:webHidden/>
              </w:rPr>
              <w:instrText xml:space="preserve"> PAGEREF _Toc183126047 \h </w:instrText>
            </w:r>
            <w:r>
              <w:rPr>
                <w:noProof/>
                <w:webHidden/>
              </w:rPr>
            </w:r>
            <w:r>
              <w:rPr>
                <w:noProof/>
                <w:webHidden/>
              </w:rPr>
              <w:fldChar w:fldCharType="separate"/>
            </w:r>
            <w:r>
              <w:rPr>
                <w:noProof/>
                <w:webHidden/>
              </w:rPr>
              <w:t>4</w:t>
            </w:r>
            <w:r>
              <w:rPr>
                <w:noProof/>
                <w:webHidden/>
              </w:rPr>
              <w:fldChar w:fldCharType="end"/>
            </w:r>
          </w:hyperlink>
        </w:p>
        <w:p w14:paraId="3F880D0C" w14:textId="2705942C" w:rsidR="00EC4718" w:rsidRDefault="00EC4718">
          <w:pPr>
            <w:pStyle w:val="TOC3"/>
            <w:tabs>
              <w:tab w:val="right" w:leader="dot" w:pos="8494"/>
            </w:tabs>
            <w:rPr>
              <w:rFonts w:eastAsiaTheme="minorEastAsia"/>
              <w:noProof/>
              <w:lang w:eastAsia="es-ES"/>
            </w:rPr>
          </w:pPr>
          <w:hyperlink w:anchor="_Toc183126048" w:history="1">
            <w:r w:rsidRPr="00E43844">
              <w:rPr>
                <w:rStyle w:val="Hyperlink"/>
                <w:noProof/>
              </w:rPr>
              <w:t>3.3.1 Distribución por genero</w:t>
            </w:r>
            <w:r>
              <w:rPr>
                <w:noProof/>
                <w:webHidden/>
              </w:rPr>
              <w:tab/>
            </w:r>
            <w:r>
              <w:rPr>
                <w:noProof/>
                <w:webHidden/>
              </w:rPr>
              <w:fldChar w:fldCharType="begin"/>
            </w:r>
            <w:r>
              <w:rPr>
                <w:noProof/>
                <w:webHidden/>
              </w:rPr>
              <w:instrText xml:space="preserve"> PAGEREF _Toc183126048 \h </w:instrText>
            </w:r>
            <w:r>
              <w:rPr>
                <w:noProof/>
                <w:webHidden/>
              </w:rPr>
            </w:r>
            <w:r>
              <w:rPr>
                <w:noProof/>
                <w:webHidden/>
              </w:rPr>
              <w:fldChar w:fldCharType="separate"/>
            </w:r>
            <w:r>
              <w:rPr>
                <w:noProof/>
                <w:webHidden/>
              </w:rPr>
              <w:t>4</w:t>
            </w:r>
            <w:r>
              <w:rPr>
                <w:noProof/>
                <w:webHidden/>
              </w:rPr>
              <w:fldChar w:fldCharType="end"/>
            </w:r>
          </w:hyperlink>
        </w:p>
        <w:p w14:paraId="61695275" w14:textId="78B7373D" w:rsidR="00EC4718" w:rsidRDefault="00EC4718">
          <w:pPr>
            <w:pStyle w:val="TOC2"/>
            <w:tabs>
              <w:tab w:val="right" w:leader="dot" w:pos="8494"/>
            </w:tabs>
            <w:rPr>
              <w:rFonts w:eastAsiaTheme="minorEastAsia"/>
              <w:noProof/>
              <w:lang w:eastAsia="es-ES"/>
            </w:rPr>
          </w:pPr>
          <w:hyperlink w:anchor="_Toc183126049" w:history="1">
            <w:r w:rsidRPr="00E43844">
              <w:rPr>
                <w:rStyle w:val="Hyperlink"/>
                <w:noProof/>
              </w:rPr>
              <w:t>3.4 Distribución de los Retrasos</w:t>
            </w:r>
            <w:r>
              <w:rPr>
                <w:noProof/>
                <w:webHidden/>
              </w:rPr>
              <w:tab/>
            </w:r>
            <w:r>
              <w:rPr>
                <w:noProof/>
                <w:webHidden/>
              </w:rPr>
              <w:fldChar w:fldCharType="begin"/>
            </w:r>
            <w:r>
              <w:rPr>
                <w:noProof/>
                <w:webHidden/>
              </w:rPr>
              <w:instrText xml:space="preserve"> PAGEREF _Toc183126049 \h </w:instrText>
            </w:r>
            <w:r>
              <w:rPr>
                <w:noProof/>
                <w:webHidden/>
              </w:rPr>
            </w:r>
            <w:r>
              <w:rPr>
                <w:noProof/>
                <w:webHidden/>
              </w:rPr>
              <w:fldChar w:fldCharType="separate"/>
            </w:r>
            <w:r>
              <w:rPr>
                <w:noProof/>
                <w:webHidden/>
              </w:rPr>
              <w:t>5</w:t>
            </w:r>
            <w:r>
              <w:rPr>
                <w:noProof/>
                <w:webHidden/>
              </w:rPr>
              <w:fldChar w:fldCharType="end"/>
            </w:r>
          </w:hyperlink>
        </w:p>
        <w:p w14:paraId="208D4F30" w14:textId="7FE80E33" w:rsidR="00EC4718" w:rsidRDefault="00EC4718">
          <w:pPr>
            <w:pStyle w:val="TOC1"/>
            <w:tabs>
              <w:tab w:val="right" w:leader="dot" w:pos="8494"/>
            </w:tabs>
            <w:rPr>
              <w:rFonts w:eastAsiaTheme="minorEastAsia"/>
              <w:noProof/>
              <w:lang w:eastAsia="es-ES"/>
            </w:rPr>
          </w:pPr>
          <w:hyperlink w:anchor="_Toc183126050" w:history="1">
            <w:r w:rsidRPr="00E43844">
              <w:rPr>
                <w:rStyle w:val="Hyperlink"/>
                <w:noProof/>
              </w:rPr>
              <w:t>4. Visualización de datos</w:t>
            </w:r>
            <w:r>
              <w:rPr>
                <w:noProof/>
                <w:webHidden/>
              </w:rPr>
              <w:tab/>
            </w:r>
            <w:r>
              <w:rPr>
                <w:noProof/>
                <w:webHidden/>
              </w:rPr>
              <w:fldChar w:fldCharType="begin"/>
            </w:r>
            <w:r>
              <w:rPr>
                <w:noProof/>
                <w:webHidden/>
              </w:rPr>
              <w:instrText xml:space="preserve"> PAGEREF _Toc183126050 \h </w:instrText>
            </w:r>
            <w:r>
              <w:rPr>
                <w:noProof/>
                <w:webHidden/>
              </w:rPr>
            </w:r>
            <w:r>
              <w:rPr>
                <w:noProof/>
                <w:webHidden/>
              </w:rPr>
              <w:fldChar w:fldCharType="separate"/>
            </w:r>
            <w:r>
              <w:rPr>
                <w:noProof/>
                <w:webHidden/>
              </w:rPr>
              <w:t>5</w:t>
            </w:r>
            <w:r>
              <w:rPr>
                <w:noProof/>
                <w:webHidden/>
              </w:rPr>
              <w:fldChar w:fldCharType="end"/>
            </w:r>
          </w:hyperlink>
        </w:p>
        <w:p w14:paraId="6823A180" w14:textId="2664F5B8" w:rsidR="00EC4718" w:rsidRDefault="00EC4718">
          <w:pPr>
            <w:pStyle w:val="TOC2"/>
            <w:tabs>
              <w:tab w:val="right" w:leader="dot" w:pos="8494"/>
            </w:tabs>
            <w:rPr>
              <w:rFonts w:eastAsiaTheme="minorEastAsia"/>
              <w:noProof/>
              <w:lang w:eastAsia="es-ES"/>
            </w:rPr>
          </w:pPr>
          <w:hyperlink w:anchor="_Toc183126051" w:history="1">
            <w:r w:rsidRPr="00E43844">
              <w:rPr>
                <w:rStyle w:val="Hyperlink"/>
                <w:noProof/>
              </w:rPr>
              <w:t>4.1 Matriz de Correlación</w:t>
            </w:r>
            <w:r>
              <w:rPr>
                <w:noProof/>
                <w:webHidden/>
              </w:rPr>
              <w:tab/>
            </w:r>
            <w:r>
              <w:rPr>
                <w:noProof/>
                <w:webHidden/>
              </w:rPr>
              <w:fldChar w:fldCharType="begin"/>
            </w:r>
            <w:r>
              <w:rPr>
                <w:noProof/>
                <w:webHidden/>
              </w:rPr>
              <w:instrText xml:space="preserve"> PAGEREF _Toc183126051 \h </w:instrText>
            </w:r>
            <w:r>
              <w:rPr>
                <w:noProof/>
                <w:webHidden/>
              </w:rPr>
            </w:r>
            <w:r>
              <w:rPr>
                <w:noProof/>
                <w:webHidden/>
              </w:rPr>
              <w:fldChar w:fldCharType="separate"/>
            </w:r>
            <w:r>
              <w:rPr>
                <w:noProof/>
                <w:webHidden/>
              </w:rPr>
              <w:t>5</w:t>
            </w:r>
            <w:r>
              <w:rPr>
                <w:noProof/>
                <w:webHidden/>
              </w:rPr>
              <w:fldChar w:fldCharType="end"/>
            </w:r>
          </w:hyperlink>
        </w:p>
        <w:p w14:paraId="39F7AD20" w14:textId="5455E303" w:rsidR="00EC4718" w:rsidRDefault="00EC4718">
          <w:pPr>
            <w:pStyle w:val="TOC2"/>
            <w:tabs>
              <w:tab w:val="right" w:leader="dot" w:pos="8494"/>
            </w:tabs>
            <w:rPr>
              <w:rFonts w:eastAsiaTheme="minorEastAsia"/>
              <w:noProof/>
              <w:lang w:eastAsia="es-ES"/>
            </w:rPr>
          </w:pPr>
          <w:hyperlink w:anchor="_Toc183126052" w:history="1">
            <w:r w:rsidRPr="00E43844">
              <w:rPr>
                <w:rStyle w:val="Hyperlink"/>
                <w:noProof/>
              </w:rPr>
              <w:t>4.2 Gráficos</w:t>
            </w:r>
            <w:r>
              <w:rPr>
                <w:noProof/>
                <w:webHidden/>
              </w:rPr>
              <w:tab/>
            </w:r>
            <w:r>
              <w:rPr>
                <w:noProof/>
                <w:webHidden/>
              </w:rPr>
              <w:fldChar w:fldCharType="begin"/>
            </w:r>
            <w:r>
              <w:rPr>
                <w:noProof/>
                <w:webHidden/>
              </w:rPr>
              <w:instrText xml:space="preserve"> PAGEREF _Toc183126052 \h </w:instrText>
            </w:r>
            <w:r>
              <w:rPr>
                <w:noProof/>
                <w:webHidden/>
              </w:rPr>
            </w:r>
            <w:r>
              <w:rPr>
                <w:noProof/>
                <w:webHidden/>
              </w:rPr>
              <w:fldChar w:fldCharType="separate"/>
            </w:r>
            <w:r>
              <w:rPr>
                <w:noProof/>
                <w:webHidden/>
              </w:rPr>
              <w:t>7</w:t>
            </w:r>
            <w:r>
              <w:rPr>
                <w:noProof/>
                <w:webHidden/>
              </w:rPr>
              <w:fldChar w:fldCharType="end"/>
            </w:r>
          </w:hyperlink>
        </w:p>
        <w:p w14:paraId="6DB9879A" w14:textId="77859D57" w:rsidR="00EC4718" w:rsidRDefault="00EC4718">
          <w:pPr>
            <w:pStyle w:val="TOC2"/>
            <w:tabs>
              <w:tab w:val="right" w:leader="dot" w:pos="8494"/>
            </w:tabs>
            <w:rPr>
              <w:rFonts w:eastAsiaTheme="minorEastAsia"/>
              <w:noProof/>
              <w:lang w:eastAsia="es-ES"/>
            </w:rPr>
          </w:pPr>
          <w:hyperlink w:anchor="_Toc183126053" w:history="1">
            <w:r w:rsidRPr="00E43844">
              <w:rPr>
                <w:rStyle w:val="Hyperlink"/>
                <w:noProof/>
              </w:rPr>
              <w:t xml:space="preserve">4.2.1 </w:t>
            </w:r>
            <w:r w:rsidRPr="00E43844">
              <w:rPr>
                <w:rStyle w:val="Hyperlink"/>
                <w:smallCaps/>
                <w:noProof/>
              </w:rPr>
              <w:t>Distribución de la distancia de vuelo</w:t>
            </w:r>
            <w:r w:rsidRPr="00E43844">
              <w:rPr>
                <w:rStyle w:val="Hyperlink"/>
                <w:noProof/>
              </w:rPr>
              <w:t>:</w:t>
            </w:r>
            <w:r>
              <w:rPr>
                <w:noProof/>
                <w:webHidden/>
              </w:rPr>
              <w:tab/>
            </w:r>
            <w:r>
              <w:rPr>
                <w:noProof/>
                <w:webHidden/>
              </w:rPr>
              <w:fldChar w:fldCharType="begin"/>
            </w:r>
            <w:r>
              <w:rPr>
                <w:noProof/>
                <w:webHidden/>
              </w:rPr>
              <w:instrText xml:space="preserve"> PAGEREF _Toc183126053 \h </w:instrText>
            </w:r>
            <w:r>
              <w:rPr>
                <w:noProof/>
                <w:webHidden/>
              </w:rPr>
            </w:r>
            <w:r>
              <w:rPr>
                <w:noProof/>
                <w:webHidden/>
              </w:rPr>
              <w:fldChar w:fldCharType="separate"/>
            </w:r>
            <w:r>
              <w:rPr>
                <w:noProof/>
                <w:webHidden/>
              </w:rPr>
              <w:t>7</w:t>
            </w:r>
            <w:r>
              <w:rPr>
                <w:noProof/>
                <w:webHidden/>
              </w:rPr>
              <w:fldChar w:fldCharType="end"/>
            </w:r>
          </w:hyperlink>
        </w:p>
        <w:p w14:paraId="01941D21" w14:textId="5E43CE0F" w:rsidR="00EC4718" w:rsidRDefault="00EC4718">
          <w:pPr>
            <w:pStyle w:val="TOC2"/>
            <w:tabs>
              <w:tab w:val="right" w:leader="dot" w:pos="8494"/>
            </w:tabs>
            <w:rPr>
              <w:rFonts w:eastAsiaTheme="minorEastAsia"/>
              <w:noProof/>
              <w:lang w:eastAsia="es-ES"/>
            </w:rPr>
          </w:pPr>
          <w:hyperlink w:anchor="_Toc183126054" w:history="1">
            <w:r w:rsidRPr="00E43844">
              <w:rPr>
                <w:rStyle w:val="Hyperlink"/>
                <w:noProof/>
              </w:rPr>
              <w:t xml:space="preserve">4.2.1 </w:t>
            </w:r>
            <w:r w:rsidRPr="00E43844">
              <w:rPr>
                <w:rStyle w:val="Hyperlink"/>
                <w:smallCaps/>
                <w:noProof/>
              </w:rPr>
              <w:t>Distribución de la satisfacción respecto de ratings</w:t>
            </w:r>
            <w:r w:rsidRPr="00E43844">
              <w:rPr>
                <w:rStyle w:val="Hyperlink"/>
                <w:noProof/>
              </w:rPr>
              <w:t>:</w:t>
            </w:r>
            <w:r>
              <w:rPr>
                <w:noProof/>
                <w:webHidden/>
              </w:rPr>
              <w:tab/>
            </w:r>
            <w:r>
              <w:rPr>
                <w:noProof/>
                <w:webHidden/>
              </w:rPr>
              <w:fldChar w:fldCharType="begin"/>
            </w:r>
            <w:r>
              <w:rPr>
                <w:noProof/>
                <w:webHidden/>
              </w:rPr>
              <w:instrText xml:space="preserve"> PAGEREF _Toc183126054 \h </w:instrText>
            </w:r>
            <w:r>
              <w:rPr>
                <w:noProof/>
                <w:webHidden/>
              </w:rPr>
            </w:r>
            <w:r>
              <w:rPr>
                <w:noProof/>
                <w:webHidden/>
              </w:rPr>
              <w:fldChar w:fldCharType="separate"/>
            </w:r>
            <w:r>
              <w:rPr>
                <w:noProof/>
                <w:webHidden/>
              </w:rPr>
              <w:t>8</w:t>
            </w:r>
            <w:r>
              <w:rPr>
                <w:noProof/>
                <w:webHidden/>
              </w:rPr>
              <w:fldChar w:fldCharType="end"/>
            </w:r>
          </w:hyperlink>
        </w:p>
        <w:p w14:paraId="2A2E29F8" w14:textId="303D685C" w:rsidR="00EC4718" w:rsidRDefault="00EC4718">
          <w:pPr>
            <w:pStyle w:val="TOC1"/>
            <w:tabs>
              <w:tab w:val="right" w:leader="dot" w:pos="8494"/>
            </w:tabs>
            <w:rPr>
              <w:rFonts w:eastAsiaTheme="minorEastAsia"/>
              <w:noProof/>
              <w:lang w:eastAsia="es-ES"/>
            </w:rPr>
          </w:pPr>
          <w:hyperlink w:anchor="_Toc183126055" w:history="1">
            <w:r w:rsidRPr="00E43844">
              <w:rPr>
                <w:rStyle w:val="Hyperlink"/>
                <w:noProof/>
              </w:rPr>
              <w:t>5. Conclusiones</w:t>
            </w:r>
            <w:r>
              <w:rPr>
                <w:noProof/>
                <w:webHidden/>
              </w:rPr>
              <w:tab/>
            </w:r>
            <w:r>
              <w:rPr>
                <w:noProof/>
                <w:webHidden/>
              </w:rPr>
              <w:fldChar w:fldCharType="begin"/>
            </w:r>
            <w:r>
              <w:rPr>
                <w:noProof/>
                <w:webHidden/>
              </w:rPr>
              <w:instrText xml:space="preserve"> PAGEREF _Toc183126055 \h </w:instrText>
            </w:r>
            <w:r>
              <w:rPr>
                <w:noProof/>
                <w:webHidden/>
              </w:rPr>
            </w:r>
            <w:r>
              <w:rPr>
                <w:noProof/>
                <w:webHidden/>
              </w:rPr>
              <w:fldChar w:fldCharType="separate"/>
            </w:r>
            <w:r>
              <w:rPr>
                <w:noProof/>
                <w:webHidden/>
              </w:rPr>
              <w:t>10</w:t>
            </w:r>
            <w:r>
              <w:rPr>
                <w:noProof/>
                <w:webHidden/>
              </w:rPr>
              <w:fldChar w:fldCharType="end"/>
            </w:r>
          </w:hyperlink>
        </w:p>
        <w:p w14:paraId="2B639C6D" w14:textId="480CE4AA" w:rsidR="00AD31F3" w:rsidRPr="00AD31F3" w:rsidRDefault="00AD31F3">
          <w:pPr>
            <w:rPr>
              <w:lang w:val="en-GB"/>
            </w:rPr>
          </w:pPr>
          <w:r>
            <w:rPr>
              <w:b/>
              <w:bCs/>
              <w:lang w:val="en-GB"/>
            </w:rPr>
            <w:fldChar w:fldCharType="end"/>
          </w:r>
        </w:p>
      </w:sdtContent>
    </w:sdt>
    <w:p w14:paraId="5EBD8DD4" w14:textId="45F05189" w:rsidR="00AD31F3" w:rsidRDefault="00AD31F3">
      <w:pPr>
        <w:rPr>
          <w:lang w:val="en-GB"/>
        </w:rPr>
      </w:pPr>
    </w:p>
    <w:p w14:paraId="2F74BBBA" w14:textId="77777777" w:rsidR="00AD31F3" w:rsidRDefault="00AD31F3">
      <w:pPr>
        <w:rPr>
          <w:lang w:val="en-GB"/>
        </w:rPr>
      </w:pPr>
      <w:r>
        <w:rPr>
          <w:lang w:val="en-GB"/>
        </w:rPr>
        <w:br w:type="page"/>
      </w:r>
    </w:p>
    <w:p w14:paraId="754DF624" w14:textId="77777777" w:rsidR="00AD31F3" w:rsidRPr="00AD31F3" w:rsidRDefault="00AD31F3" w:rsidP="00AD31F3">
      <w:pPr>
        <w:pStyle w:val="Heading1"/>
      </w:pPr>
      <w:bookmarkStart w:id="4" w:name="_Toc183126042"/>
      <w:r w:rsidRPr="00AD31F3">
        <w:t>1. Introducción</w:t>
      </w:r>
      <w:bookmarkEnd w:id="4"/>
    </w:p>
    <w:p w14:paraId="4AE8CB5F" w14:textId="77777777" w:rsidR="00AD31F3" w:rsidRPr="00AD31F3" w:rsidRDefault="00AD31F3" w:rsidP="00AD31F3">
      <w:r w:rsidRPr="00AD31F3">
        <w:t>En este documento se presenta el análisis exploratorio de datos (EDA) realizado para el proyecto sobre satisfacción de usuarios en una aerolínea. Este análisis tiene como objetivo comprender las características principales del dataset, identificar patrones, detectar valores atípicos y preparar los datos para su posterior modelado.</w:t>
      </w:r>
    </w:p>
    <w:p w14:paraId="1F319478" w14:textId="77777777" w:rsidR="00AD31F3" w:rsidRPr="00AD31F3" w:rsidRDefault="00826C24" w:rsidP="00AD31F3">
      <w:r>
        <w:pict w14:anchorId="73FD5839">
          <v:rect id="_x0000_i1025" style="width:0;height:1.5pt" o:hralign="center" o:hrstd="t" o:hr="t" fillcolor="#a0a0a0" stroked="f"/>
        </w:pict>
      </w:r>
    </w:p>
    <w:p w14:paraId="4C198BCC" w14:textId="77777777" w:rsidR="00AD31F3" w:rsidRPr="00AD31F3" w:rsidRDefault="00AD31F3" w:rsidP="00AD31F3">
      <w:pPr>
        <w:pStyle w:val="Heading1"/>
      </w:pPr>
      <w:bookmarkStart w:id="5" w:name="_Toc183126043"/>
      <w:r w:rsidRPr="00AD31F3">
        <w:t>2. Información General del Dataset</w:t>
      </w:r>
      <w:bookmarkEnd w:id="5"/>
    </w:p>
    <w:p w14:paraId="0B14E089" w14:textId="4C154628" w:rsidR="00AD31F3" w:rsidRPr="00AD31F3" w:rsidRDefault="00AD31F3" w:rsidP="005E31E4">
      <w:pPr>
        <w:pStyle w:val="ListParagraph"/>
        <w:numPr>
          <w:ilvl w:val="0"/>
          <w:numId w:val="9"/>
        </w:numPr>
      </w:pPr>
      <w:r w:rsidRPr="005E31E4">
        <w:rPr>
          <w:b/>
          <w:bCs/>
        </w:rPr>
        <w:t>Dimensiones del Dataset</w:t>
      </w:r>
      <w:r w:rsidRPr="00AD31F3">
        <w:t>:</w:t>
      </w:r>
      <w:r w:rsidRPr="00AD31F3">
        <w:br/>
        <w:t xml:space="preserve">El dataset contiene </w:t>
      </w:r>
      <w:r w:rsidRPr="005E31E4">
        <w:rPr>
          <w:b/>
          <w:bCs/>
        </w:rPr>
        <w:t>103,904 filas</w:t>
      </w:r>
      <w:r w:rsidR="00A974F6">
        <w:rPr>
          <w:b/>
          <w:bCs/>
        </w:rPr>
        <w:t>(datos)</w:t>
      </w:r>
      <w:r w:rsidRPr="00AD31F3">
        <w:t xml:space="preserve"> y </w:t>
      </w:r>
      <w:r w:rsidRPr="005E31E4">
        <w:rPr>
          <w:b/>
          <w:bCs/>
        </w:rPr>
        <w:t>24 columnas</w:t>
      </w:r>
      <w:r w:rsidR="00A974F6">
        <w:rPr>
          <w:b/>
          <w:bCs/>
        </w:rPr>
        <w:t>(características)</w:t>
      </w:r>
      <w:r w:rsidRPr="00AD31F3">
        <w:t>, que representan características tanto categóricas como numéricas.</w:t>
      </w:r>
    </w:p>
    <w:p w14:paraId="7CA5C237" w14:textId="77777777" w:rsidR="007D7602" w:rsidRDefault="00AD31F3" w:rsidP="005E31E4">
      <w:pPr>
        <w:pStyle w:val="ListParagraph"/>
        <w:numPr>
          <w:ilvl w:val="0"/>
          <w:numId w:val="9"/>
        </w:numPr>
      </w:pPr>
      <w:r w:rsidRPr="005E31E4">
        <w:rPr>
          <w:b/>
          <w:bCs/>
        </w:rPr>
        <w:t>Columnas y Tipos de Datos</w:t>
      </w:r>
      <w:r w:rsidRPr="00AD31F3">
        <w:t>:</w:t>
      </w:r>
      <w:r w:rsidRPr="00AD31F3">
        <w:br/>
        <w:t xml:space="preserve">Incluye variables categóricas como </w:t>
      </w:r>
      <w:r w:rsidRPr="005E31E4">
        <w:rPr>
          <w:i/>
          <w:iCs/>
        </w:rPr>
        <w:t>Gender</w:t>
      </w:r>
      <w:r w:rsidRPr="00AD31F3">
        <w:t xml:space="preserve">, </w:t>
      </w:r>
      <w:r w:rsidRPr="005E31E4">
        <w:rPr>
          <w:i/>
          <w:iCs/>
        </w:rPr>
        <w:t>Customer Type</w:t>
      </w:r>
      <w:r w:rsidRPr="00AD31F3">
        <w:t xml:space="preserve"> y </w:t>
      </w:r>
      <w:r w:rsidRPr="005E31E4">
        <w:rPr>
          <w:i/>
          <w:iCs/>
        </w:rPr>
        <w:t>satisfaction</w:t>
      </w:r>
      <w:r w:rsidRPr="00AD31F3">
        <w:t xml:space="preserve">, además de variables numéricas como </w:t>
      </w:r>
      <w:r w:rsidRPr="005E31E4">
        <w:rPr>
          <w:i/>
          <w:iCs/>
        </w:rPr>
        <w:t>Age</w:t>
      </w:r>
      <w:r w:rsidRPr="00AD31F3">
        <w:t xml:space="preserve">, </w:t>
      </w:r>
      <w:r w:rsidRPr="005E31E4">
        <w:rPr>
          <w:i/>
          <w:iCs/>
        </w:rPr>
        <w:t>Flight Distance</w:t>
      </w:r>
      <w:r w:rsidRPr="00AD31F3">
        <w:t xml:space="preserve"> y los servicios a bordo.</w:t>
      </w:r>
    </w:p>
    <w:p w14:paraId="65043D74" w14:textId="77777777" w:rsidR="005E31E4" w:rsidRDefault="007D7602" w:rsidP="005E31E4">
      <w:pPr>
        <w:pStyle w:val="ListParagraph"/>
        <w:numPr>
          <w:ilvl w:val="0"/>
          <w:numId w:val="9"/>
        </w:numPr>
        <w:rPr>
          <w:b/>
          <w:bCs/>
        </w:rPr>
      </w:pPr>
      <w:r w:rsidRPr="005E31E4">
        <w:rPr>
          <w:b/>
          <w:bCs/>
          <w:lang w:eastAsia="es-ES"/>
        </w:rPr>
        <w:t>Relación entre distancia de vuelo y satisfacción:</w:t>
      </w:r>
    </w:p>
    <w:p w14:paraId="4ADE9C46" w14:textId="0412EC69" w:rsidR="005E31E4" w:rsidRPr="005E31E4" w:rsidRDefault="007D7602" w:rsidP="005E31E4">
      <w:pPr>
        <w:pStyle w:val="ListParagraph"/>
        <w:ind w:left="360"/>
        <w:rPr>
          <w:b/>
          <w:bCs/>
        </w:rPr>
      </w:pPr>
      <w:r w:rsidRPr="007D7602">
        <w:rPr>
          <w:lang w:eastAsia="es-ES"/>
        </w:rPr>
        <w:t>Los pasajeros satisfechos tienden a estar más asociados a vuelos de mayor distancia, mientras que los insatisfechos se concentran en vuelos más cortos.</w:t>
      </w:r>
    </w:p>
    <w:p w14:paraId="7781758E" w14:textId="77777777" w:rsidR="00D00098" w:rsidRDefault="00AD31F3" w:rsidP="005E31E4">
      <w:pPr>
        <w:pStyle w:val="ListParagraph"/>
        <w:numPr>
          <w:ilvl w:val="0"/>
          <w:numId w:val="9"/>
        </w:numPr>
      </w:pPr>
      <w:r w:rsidRPr="005E31E4">
        <w:rPr>
          <w:b/>
          <w:bCs/>
        </w:rPr>
        <w:t>Datos Nulos</w:t>
      </w:r>
      <w:r w:rsidRPr="00AD31F3">
        <w:t>:</w:t>
      </w:r>
      <w:r w:rsidRPr="00AD31F3">
        <w:br/>
        <w:t xml:space="preserve">La columna </w:t>
      </w:r>
      <w:r w:rsidRPr="005E31E4">
        <w:rPr>
          <w:i/>
          <w:iCs/>
        </w:rPr>
        <w:t>Arrival Delay in Minutes</w:t>
      </w:r>
      <w:r w:rsidRPr="00AD31F3">
        <w:t xml:space="preserve"> presenta algunos valores nulos que deben ser tratados en futuras etapas.</w:t>
      </w:r>
    </w:p>
    <w:p w14:paraId="619BBAF2" w14:textId="77777777" w:rsidR="005E31E4" w:rsidRDefault="00D00098" w:rsidP="005E31E4">
      <w:pPr>
        <w:pStyle w:val="ListParagraph"/>
        <w:numPr>
          <w:ilvl w:val="0"/>
          <w:numId w:val="9"/>
        </w:numPr>
      </w:pPr>
      <w:r w:rsidRPr="005E31E4">
        <w:rPr>
          <w:b/>
          <w:bCs/>
          <w:lang w:eastAsia="es-ES"/>
        </w:rPr>
        <w:t>Distribución de valores en columnas categóricas:</w:t>
      </w:r>
      <w:r w:rsidRPr="00D00098">
        <w:rPr>
          <w:lang w:eastAsia="es-ES"/>
        </w:rPr>
        <w:t xml:space="preserve"> Las características categóricas, como </w:t>
      </w:r>
      <w:r w:rsidRPr="005E31E4">
        <w:rPr>
          <w:i/>
          <w:iCs/>
          <w:lang w:eastAsia="es-ES"/>
        </w:rPr>
        <w:t>Gender</w:t>
      </w:r>
      <w:r w:rsidRPr="00D00098">
        <w:rPr>
          <w:lang w:eastAsia="es-ES"/>
        </w:rPr>
        <w:t xml:space="preserve">, </w:t>
      </w:r>
      <w:r w:rsidRPr="005E31E4">
        <w:rPr>
          <w:i/>
          <w:iCs/>
          <w:lang w:eastAsia="es-ES"/>
        </w:rPr>
        <w:t>Customer Type</w:t>
      </w:r>
      <w:r w:rsidRPr="00D00098">
        <w:rPr>
          <w:lang w:eastAsia="es-ES"/>
        </w:rPr>
        <w:t xml:space="preserve">, </w:t>
      </w:r>
      <w:r w:rsidRPr="005E31E4">
        <w:rPr>
          <w:i/>
          <w:iCs/>
          <w:lang w:eastAsia="es-ES"/>
        </w:rPr>
        <w:t>Type of Travel</w:t>
      </w:r>
      <w:r w:rsidRPr="00D00098">
        <w:rPr>
          <w:lang w:eastAsia="es-ES"/>
        </w:rPr>
        <w:t xml:space="preserve">, </w:t>
      </w:r>
      <w:r w:rsidRPr="005E31E4">
        <w:rPr>
          <w:i/>
          <w:iCs/>
          <w:lang w:eastAsia="es-ES"/>
        </w:rPr>
        <w:t>Class</w:t>
      </w:r>
      <w:r w:rsidRPr="00D00098">
        <w:rPr>
          <w:lang w:eastAsia="es-ES"/>
        </w:rPr>
        <w:t xml:space="preserve"> y </w:t>
      </w:r>
      <w:r w:rsidRPr="005E31E4">
        <w:rPr>
          <w:i/>
          <w:iCs/>
          <w:lang w:eastAsia="es-ES"/>
        </w:rPr>
        <w:t>satisfaction</w:t>
      </w:r>
      <w:r w:rsidRPr="00D00098">
        <w:rPr>
          <w:lang w:eastAsia="es-ES"/>
        </w:rPr>
        <w:t>, fueron analizadas para identificar la proporción de cada categoría. Por ejemplo:</w:t>
      </w:r>
    </w:p>
    <w:p w14:paraId="047859D3" w14:textId="77777777" w:rsidR="005E31E4" w:rsidRPr="00D00098" w:rsidRDefault="005E31E4" w:rsidP="005E31E4">
      <w:pPr>
        <w:pStyle w:val="ListParagraph"/>
        <w:numPr>
          <w:ilvl w:val="1"/>
          <w:numId w:val="9"/>
        </w:numPr>
        <w:rPr>
          <w:lang w:eastAsia="es-ES"/>
        </w:rPr>
      </w:pPr>
      <w:r w:rsidRPr="00D00098">
        <w:rPr>
          <w:lang w:eastAsia="es-ES"/>
        </w:rPr>
        <w:t>La mayoría de los clientes pertenecen a la clase económica (</w:t>
      </w:r>
      <w:r w:rsidRPr="005E31E4">
        <w:rPr>
          <w:i/>
          <w:iCs/>
          <w:lang w:eastAsia="es-ES"/>
        </w:rPr>
        <w:t>Eco</w:t>
      </w:r>
      <w:r w:rsidRPr="00D00098">
        <w:rPr>
          <w:lang w:eastAsia="es-ES"/>
        </w:rPr>
        <w:t xml:space="preserve">), seguidos por la clase </w:t>
      </w:r>
      <w:r w:rsidRPr="005E31E4">
        <w:rPr>
          <w:i/>
          <w:iCs/>
          <w:lang w:eastAsia="es-ES"/>
        </w:rPr>
        <w:t>Business</w:t>
      </w:r>
      <w:r w:rsidRPr="00D00098">
        <w:rPr>
          <w:lang w:eastAsia="es-ES"/>
        </w:rPr>
        <w:t xml:space="preserve"> y </w:t>
      </w:r>
      <w:r w:rsidRPr="005E31E4">
        <w:rPr>
          <w:i/>
          <w:iCs/>
          <w:lang w:eastAsia="es-ES"/>
        </w:rPr>
        <w:t>Eco Plus</w:t>
      </w:r>
      <w:r w:rsidRPr="00D00098">
        <w:rPr>
          <w:lang w:eastAsia="es-ES"/>
        </w:rPr>
        <w:t>.</w:t>
      </w:r>
    </w:p>
    <w:p w14:paraId="06D8C2BE" w14:textId="77777777" w:rsidR="005E31E4" w:rsidRPr="005E31E4" w:rsidRDefault="00C45830" w:rsidP="005E31E4">
      <w:pPr>
        <w:pStyle w:val="ListParagraph"/>
        <w:numPr>
          <w:ilvl w:val="0"/>
          <w:numId w:val="9"/>
        </w:numPr>
      </w:pPr>
      <w:r w:rsidRPr="005E31E4">
        <w:rPr>
          <w:b/>
          <w:bCs/>
          <w:lang w:eastAsia="es-ES"/>
        </w:rPr>
        <w:t>Relación entre características categóricas y satisfacción:</w:t>
      </w:r>
    </w:p>
    <w:p w14:paraId="74CABF0A" w14:textId="77777777" w:rsidR="005E31E4" w:rsidRDefault="00C45830" w:rsidP="005E31E4">
      <w:pPr>
        <w:pStyle w:val="ListParagraph"/>
        <w:numPr>
          <w:ilvl w:val="1"/>
          <w:numId w:val="9"/>
        </w:numPr>
      </w:pPr>
      <w:r w:rsidRPr="00C45830">
        <w:rPr>
          <w:lang w:eastAsia="es-ES"/>
        </w:rPr>
        <w:t xml:space="preserve">Los gráficos de barras mostraron que los clientes en la clase </w:t>
      </w:r>
      <w:r w:rsidRPr="005E31E4">
        <w:rPr>
          <w:i/>
          <w:iCs/>
          <w:lang w:eastAsia="es-ES"/>
        </w:rPr>
        <w:t>Business</w:t>
      </w:r>
      <w:r w:rsidRPr="00C45830">
        <w:rPr>
          <w:lang w:eastAsia="es-ES"/>
        </w:rPr>
        <w:t xml:space="preserve"> tienen mayores niveles de satisfacción, mientras que los de la clase </w:t>
      </w:r>
      <w:r w:rsidRPr="005E31E4">
        <w:rPr>
          <w:i/>
          <w:iCs/>
          <w:lang w:eastAsia="es-ES"/>
        </w:rPr>
        <w:t>Eco</w:t>
      </w:r>
      <w:r w:rsidRPr="00C45830">
        <w:rPr>
          <w:lang w:eastAsia="es-ES"/>
        </w:rPr>
        <w:t xml:space="preserve"> presentaron una mayor proporción de insatisfacción.</w:t>
      </w:r>
    </w:p>
    <w:p w14:paraId="52AF77BF" w14:textId="18D8FAB7" w:rsidR="00D00098" w:rsidRPr="00AD31F3" w:rsidRDefault="00C45830" w:rsidP="00526637">
      <w:pPr>
        <w:pStyle w:val="ListParagraph"/>
        <w:numPr>
          <w:ilvl w:val="1"/>
          <w:numId w:val="9"/>
        </w:numPr>
      </w:pPr>
      <w:r w:rsidRPr="00C45830">
        <w:rPr>
          <w:lang w:eastAsia="es-ES"/>
        </w:rPr>
        <w:t xml:space="preserve">Se identificaron patrones interesantes en columnas como </w:t>
      </w:r>
      <w:r w:rsidRPr="005E31E4">
        <w:rPr>
          <w:i/>
          <w:iCs/>
          <w:lang w:eastAsia="es-ES"/>
        </w:rPr>
        <w:t>Customer Type</w:t>
      </w:r>
      <w:r w:rsidRPr="00C45830">
        <w:rPr>
          <w:lang w:eastAsia="es-ES"/>
        </w:rPr>
        <w:t>, donde los clientes leales mostraron consistentemente mayores niveles de satisfacción.</w:t>
      </w:r>
    </w:p>
    <w:p w14:paraId="2FA2FDBA" w14:textId="36B3BC57" w:rsidR="00AD31F3" w:rsidRPr="00AD31F3" w:rsidRDefault="00826C24" w:rsidP="00AD31F3">
      <w:r>
        <w:pict w14:anchorId="592E84C8">
          <v:rect id="_x0000_i1026" style="width:0;height:1.5pt" o:hralign="center" o:hrstd="t" o:hr="t" fillcolor="#a0a0a0" stroked="f"/>
        </w:pict>
      </w:r>
    </w:p>
    <w:p w14:paraId="1AEC9A52" w14:textId="35A608A1" w:rsidR="00AD31F3" w:rsidRPr="00AD31F3" w:rsidRDefault="002D1749" w:rsidP="00AD31F3">
      <w:pPr>
        <w:pStyle w:val="Heading1"/>
      </w:pPr>
      <w:bookmarkStart w:id="6" w:name="_Toc183126044"/>
      <w:r>
        <w:t>3</w:t>
      </w:r>
      <w:r w:rsidR="00AD31F3" w:rsidRPr="00AD31F3">
        <w:t>. Distribuciones de Variables</w:t>
      </w:r>
      <w:bookmarkEnd w:id="6"/>
    </w:p>
    <w:p w14:paraId="01E8F5CA" w14:textId="1CF48434" w:rsidR="00AD31F3" w:rsidRPr="00AD31F3" w:rsidRDefault="002D1749" w:rsidP="00AD31F3">
      <w:pPr>
        <w:pStyle w:val="Heading2"/>
      </w:pPr>
      <w:bookmarkStart w:id="7" w:name="_Toc183126045"/>
      <w:r>
        <w:t>3</w:t>
      </w:r>
      <w:r w:rsidR="00AD31F3" w:rsidRPr="00AD31F3">
        <w:t>.1 Distribución de Edad</w:t>
      </w:r>
      <w:bookmarkEnd w:id="7"/>
    </w:p>
    <w:p w14:paraId="6129EA1F" w14:textId="314075DD" w:rsidR="00AD31F3" w:rsidRDefault="00AD31F3" w:rsidP="00AD31F3">
      <w:r w:rsidRPr="00AD31F3">
        <w:t xml:space="preserve">La mayoría de los pasajeros se encuentran en el rango de </w:t>
      </w:r>
      <w:r w:rsidRPr="00AD31F3">
        <w:rPr>
          <w:b/>
          <w:bCs/>
        </w:rPr>
        <w:t>2</w:t>
      </w:r>
      <w:r w:rsidR="006E2141">
        <w:rPr>
          <w:b/>
          <w:bCs/>
        </w:rPr>
        <w:t>5</w:t>
      </w:r>
      <w:r w:rsidRPr="00AD31F3">
        <w:rPr>
          <w:b/>
          <w:bCs/>
        </w:rPr>
        <w:t xml:space="preserve"> a 5</w:t>
      </w:r>
      <w:r w:rsidR="006E2141">
        <w:rPr>
          <w:b/>
          <w:bCs/>
        </w:rPr>
        <w:t>0</w:t>
      </w:r>
      <w:r w:rsidRPr="00AD31F3">
        <w:rPr>
          <w:b/>
          <w:bCs/>
        </w:rPr>
        <w:t xml:space="preserve"> años</w:t>
      </w:r>
      <w:r w:rsidRPr="00AD31F3">
        <w:t xml:space="preserve">, con un pico en la mediana de aproximadamente </w:t>
      </w:r>
      <w:r w:rsidRPr="00AD31F3">
        <w:rPr>
          <w:b/>
          <w:bCs/>
        </w:rPr>
        <w:t>40 años</w:t>
      </w:r>
      <w:r w:rsidRPr="00AD31F3">
        <w:t>. La distribución es aproximadamente simétrica.</w:t>
      </w:r>
      <w:r w:rsidR="00F63D47">
        <w:t xml:space="preserve"> </w:t>
      </w:r>
      <w:r w:rsidR="00F63D47" w:rsidRPr="00AD31F3">
        <w:t xml:space="preserve">La edad de los pasajeros varía entre </w:t>
      </w:r>
      <w:r w:rsidR="00F63D47" w:rsidRPr="00AD31F3">
        <w:rPr>
          <w:b/>
          <w:bCs/>
        </w:rPr>
        <w:t>7 años</w:t>
      </w:r>
      <w:r w:rsidR="00F63D47" w:rsidRPr="00AD31F3">
        <w:t xml:space="preserve"> y </w:t>
      </w:r>
      <w:r w:rsidR="00F63D47" w:rsidRPr="00AD31F3">
        <w:rPr>
          <w:b/>
          <w:bCs/>
        </w:rPr>
        <w:t>85 años</w:t>
      </w:r>
      <w:r w:rsidR="00F63D47" w:rsidRPr="00AD31F3">
        <w:t xml:space="preserve">, con una media de </w:t>
      </w:r>
      <w:r w:rsidR="00F63D47" w:rsidRPr="00AD31F3">
        <w:rPr>
          <w:b/>
          <w:bCs/>
        </w:rPr>
        <w:t>39.41 años</w:t>
      </w:r>
      <w:r w:rsidR="00F63D47" w:rsidRPr="00AD31F3">
        <w:t>.</w:t>
      </w:r>
    </w:p>
    <w:p w14:paraId="40A7CEC7" w14:textId="7C91D481" w:rsidR="008278C8" w:rsidRPr="00AD31F3" w:rsidRDefault="006A5B28" w:rsidP="00AD31F3">
      <w:r w:rsidRPr="00C87603">
        <w:rPr>
          <w:noProof/>
        </w:rPr>
        <w:drawing>
          <wp:inline distT="0" distB="0" distL="0" distR="0" wp14:anchorId="0192533A" wp14:editId="658F7D02">
            <wp:extent cx="3988888" cy="2409093"/>
            <wp:effectExtent l="0" t="0" r="0" b="0"/>
            <wp:docPr id="153278313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83133" name="Picture 1" descr="A graph with a line&#10;&#10;Description automatically generated"/>
                    <pic:cNvPicPr/>
                  </pic:nvPicPr>
                  <pic:blipFill>
                    <a:blip r:embed="rId10"/>
                    <a:stretch>
                      <a:fillRect/>
                    </a:stretch>
                  </pic:blipFill>
                  <pic:spPr>
                    <a:xfrm>
                      <a:off x="0" y="0"/>
                      <a:ext cx="4004283" cy="2418391"/>
                    </a:xfrm>
                    <a:prstGeom prst="rect">
                      <a:avLst/>
                    </a:prstGeom>
                  </pic:spPr>
                </pic:pic>
              </a:graphicData>
            </a:graphic>
          </wp:inline>
        </w:drawing>
      </w:r>
    </w:p>
    <w:p w14:paraId="200799C2" w14:textId="3B11E1EA" w:rsidR="00AD31F3" w:rsidRPr="00AD31F3" w:rsidRDefault="002D1749" w:rsidP="00AD31F3">
      <w:pPr>
        <w:pStyle w:val="Heading2"/>
      </w:pPr>
      <w:bookmarkStart w:id="8" w:name="_Toc183126046"/>
      <w:r>
        <w:t>3</w:t>
      </w:r>
      <w:r w:rsidR="00AD31F3" w:rsidRPr="00AD31F3">
        <w:t>.2 Distribución de la Distancia del Vuelo</w:t>
      </w:r>
      <w:bookmarkEnd w:id="8"/>
    </w:p>
    <w:p w14:paraId="5EA26092" w14:textId="66582D18" w:rsidR="00AD31F3" w:rsidRDefault="00AD31F3" w:rsidP="0049284D">
      <w:r w:rsidRPr="00AD31F3">
        <w:t xml:space="preserve">La distancia de vuelo tiene una distribución sesgada hacia distancias cortas, con un número significativo de vuelos de menos de </w:t>
      </w:r>
      <w:r w:rsidRPr="00AD31F3">
        <w:rPr>
          <w:b/>
          <w:bCs/>
        </w:rPr>
        <w:t>1,000 km</w:t>
      </w:r>
      <w:r w:rsidRPr="00AD31F3">
        <w:t>.</w:t>
      </w:r>
      <w:r w:rsidR="0049284D">
        <w:t xml:space="preserve"> </w:t>
      </w:r>
      <w:r w:rsidR="0049284D" w:rsidRPr="00AD31F3">
        <w:t xml:space="preserve">La distancia de vuelo promedio es de </w:t>
      </w:r>
      <w:r w:rsidR="0049284D" w:rsidRPr="00AD31F3">
        <w:rPr>
          <w:b/>
          <w:bCs/>
        </w:rPr>
        <w:t>1,188 km</w:t>
      </w:r>
      <w:r w:rsidR="0049284D" w:rsidRPr="00AD31F3">
        <w:t xml:space="preserve">, con un máximo de </w:t>
      </w:r>
      <w:r w:rsidR="0049284D" w:rsidRPr="00AD31F3">
        <w:rPr>
          <w:b/>
          <w:bCs/>
        </w:rPr>
        <w:t>4,983 km</w:t>
      </w:r>
      <w:r w:rsidR="0049284D" w:rsidRPr="00AD31F3">
        <w:t>.</w:t>
      </w:r>
    </w:p>
    <w:p w14:paraId="533DE78E" w14:textId="7F7F755A" w:rsidR="00DB2AE3" w:rsidRDefault="00DB2AE3" w:rsidP="0049284D">
      <w:r w:rsidRPr="00DB2AE3">
        <w:rPr>
          <w:noProof/>
        </w:rPr>
        <w:drawing>
          <wp:inline distT="0" distB="0" distL="0" distR="0" wp14:anchorId="57C5FC19" wp14:editId="16ADB493">
            <wp:extent cx="4073769" cy="2513052"/>
            <wp:effectExtent l="0" t="0" r="3175" b="1905"/>
            <wp:docPr id="1142709914" name="Picture 1" descr="A graph of a distanc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09914" name="Picture 1" descr="A graph of a distancing&#10;&#10;Description automatically generated"/>
                    <pic:cNvPicPr/>
                  </pic:nvPicPr>
                  <pic:blipFill>
                    <a:blip r:embed="rId11"/>
                    <a:stretch>
                      <a:fillRect/>
                    </a:stretch>
                  </pic:blipFill>
                  <pic:spPr>
                    <a:xfrm>
                      <a:off x="0" y="0"/>
                      <a:ext cx="4082503" cy="2518440"/>
                    </a:xfrm>
                    <a:prstGeom prst="rect">
                      <a:avLst/>
                    </a:prstGeom>
                  </pic:spPr>
                </pic:pic>
              </a:graphicData>
            </a:graphic>
          </wp:inline>
        </w:drawing>
      </w:r>
    </w:p>
    <w:p w14:paraId="3507AC2F" w14:textId="20F516B7" w:rsidR="005B1436" w:rsidRPr="00AD31F3" w:rsidRDefault="005B1436" w:rsidP="0049284D"/>
    <w:p w14:paraId="165FAA9E" w14:textId="0A305040" w:rsidR="00AD31F3" w:rsidRPr="00AD31F3" w:rsidRDefault="002D1749" w:rsidP="00AD31F3">
      <w:pPr>
        <w:pStyle w:val="Heading2"/>
      </w:pPr>
      <w:bookmarkStart w:id="9" w:name="_Toc183126047"/>
      <w:r>
        <w:t>3</w:t>
      </w:r>
      <w:r w:rsidR="00AD31F3" w:rsidRPr="00AD31F3">
        <w:t>.3 Distribución de la Satisfacción del Pasajero</w:t>
      </w:r>
      <w:bookmarkEnd w:id="9"/>
    </w:p>
    <w:p w14:paraId="2965E30F" w14:textId="7C6371AD" w:rsidR="00E01E16" w:rsidRPr="00E01E16" w:rsidRDefault="00AD31F3" w:rsidP="00AD31F3">
      <w:pPr>
        <w:rPr>
          <w:u w:val="single"/>
        </w:rPr>
      </w:pPr>
      <w:r w:rsidRPr="00AD31F3">
        <w:t xml:space="preserve">La mayoría de los pasajeros se clasifican como </w:t>
      </w:r>
      <w:r w:rsidRPr="00AD31F3">
        <w:rPr>
          <w:i/>
          <w:iCs/>
        </w:rPr>
        <w:t>neutral o insatisfechos</w:t>
      </w:r>
      <w:r w:rsidRPr="00AD31F3">
        <w:t>, lo que podría indicar áreas de mejora para la aerolínea en términos de servicio.</w:t>
      </w:r>
    </w:p>
    <w:p w14:paraId="60EFF365" w14:textId="5EF8F99B" w:rsidR="00F5205A" w:rsidRDefault="00F5205A" w:rsidP="00AD31F3">
      <w:r w:rsidRPr="00F5205A">
        <w:rPr>
          <w:noProof/>
        </w:rPr>
        <w:drawing>
          <wp:inline distT="0" distB="0" distL="0" distR="0" wp14:anchorId="108C9909" wp14:editId="75A81C89">
            <wp:extent cx="3238500" cy="2307393"/>
            <wp:effectExtent l="0" t="0" r="0" b="0"/>
            <wp:docPr id="1915305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056" name="Picture 1" descr="A graph with blue squares&#10;&#10;Description automatically generated"/>
                    <pic:cNvPicPr/>
                  </pic:nvPicPr>
                  <pic:blipFill>
                    <a:blip r:embed="rId12"/>
                    <a:stretch>
                      <a:fillRect/>
                    </a:stretch>
                  </pic:blipFill>
                  <pic:spPr>
                    <a:xfrm>
                      <a:off x="0" y="0"/>
                      <a:ext cx="3243368" cy="2310862"/>
                    </a:xfrm>
                    <a:prstGeom prst="rect">
                      <a:avLst/>
                    </a:prstGeom>
                  </pic:spPr>
                </pic:pic>
              </a:graphicData>
            </a:graphic>
          </wp:inline>
        </w:drawing>
      </w:r>
    </w:p>
    <w:p w14:paraId="0B931D17" w14:textId="3EA98B6A" w:rsidR="003972A2" w:rsidRDefault="007A115E" w:rsidP="007A115E">
      <w:pPr>
        <w:pStyle w:val="Heading3"/>
      </w:pPr>
      <w:bookmarkStart w:id="10" w:name="_Toc183126048"/>
      <w:r>
        <w:t>3.3.1 Distribución por genero</w:t>
      </w:r>
      <w:bookmarkEnd w:id="10"/>
    </w:p>
    <w:p w14:paraId="5460BEC3" w14:textId="1242F1FD" w:rsidR="003972A2" w:rsidRDefault="003972A2" w:rsidP="00AD31F3">
      <w:r w:rsidRPr="003972A2">
        <w:rPr>
          <w:noProof/>
        </w:rPr>
        <w:drawing>
          <wp:inline distT="0" distB="0" distL="0" distR="0" wp14:anchorId="2D4A3062" wp14:editId="5464CF2C">
            <wp:extent cx="5400040" cy="2866390"/>
            <wp:effectExtent l="0" t="0" r="0" b="0"/>
            <wp:docPr id="1807762096" name="Picture 1" descr="A red and blue circ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62096" name="Picture 1" descr="A red and blue circles with black text&#10;&#10;Description automatically generated"/>
                    <pic:cNvPicPr/>
                  </pic:nvPicPr>
                  <pic:blipFill>
                    <a:blip r:embed="rId13"/>
                    <a:stretch>
                      <a:fillRect/>
                    </a:stretch>
                  </pic:blipFill>
                  <pic:spPr>
                    <a:xfrm>
                      <a:off x="0" y="0"/>
                      <a:ext cx="5400040" cy="2866390"/>
                    </a:xfrm>
                    <a:prstGeom prst="rect">
                      <a:avLst/>
                    </a:prstGeom>
                  </pic:spPr>
                </pic:pic>
              </a:graphicData>
            </a:graphic>
          </wp:inline>
        </w:drawing>
      </w:r>
    </w:p>
    <w:p w14:paraId="4DD903DD" w14:textId="5358DEED" w:rsidR="007A115E" w:rsidRDefault="009929A7" w:rsidP="009929A7">
      <w:pPr>
        <w:pStyle w:val="ListParagraph"/>
        <w:numPr>
          <w:ilvl w:val="0"/>
          <w:numId w:val="15"/>
        </w:numPr>
      </w:pPr>
      <w:r>
        <w:t xml:space="preserve">Podemos concluir, gracias a la gráfica, </w:t>
      </w:r>
      <w:r w:rsidR="00860F13">
        <w:t xml:space="preserve">que la variación de satisfacción entre géneros es prácticamente nula siendo tan solo 1,2% </w:t>
      </w:r>
      <w:r w:rsidR="00360C98">
        <w:t xml:space="preserve">de diferencia en el que las mujeres están mas insatisfechas. Por lo tanto apenas afecta el genero al resultado final. </w:t>
      </w:r>
    </w:p>
    <w:p w14:paraId="19491F70" w14:textId="77777777" w:rsidR="00D41E64" w:rsidRDefault="00D41E64" w:rsidP="00AD31F3"/>
    <w:p w14:paraId="56DC4291" w14:textId="77777777" w:rsidR="002A354C" w:rsidRDefault="002A354C" w:rsidP="00AD31F3"/>
    <w:p w14:paraId="150BF422" w14:textId="1D9553BA" w:rsidR="003742D7" w:rsidRDefault="002D1749" w:rsidP="003742D7">
      <w:pPr>
        <w:pStyle w:val="Heading2"/>
      </w:pPr>
      <w:bookmarkStart w:id="11" w:name="_Toc183126049"/>
      <w:r>
        <w:t>3</w:t>
      </w:r>
      <w:r w:rsidR="003742D7" w:rsidRPr="00AD31F3">
        <w:t>.</w:t>
      </w:r>
      <w:r w:rsidR="003742D7">
        <w:t>4</w:t>
      </w:r>
      <w:r w:rsidR="003742D7" w:rsidRPr="00AD31F3">
        <w:t xml:space="preserve"> Distribución de </w:t>
      </w:r>
      <w:r>
        <w:t>los Retrasos</w:t>
      </w:r>
      <w:bookmarkEnd w:id="11"/>
    </w:p>
    <w:p w14:paraId="125C8793" w14:textId="75FBC5AE" w:rsidR="003742D7" w:rsidRDefault="002D1749" w:rsidP="00AD31F3">
      <w:r w:rsidRPr="00AD31F3">
        <w:t xml:space="preserve">Los retrasos en llegada y salida presentan distribuciones altamente sesgadas, con valores máximos de </w:t>
      </w:r>
      <w:r w:rsidRPr="00AD31F3">
        <w:rPr>
          <w:b/>
          <w:bCs/>
        </w:rPr>
        <w:t>1,280 minutos</w:t>
      </w:r>
      <w:r w:rsidRPr="00AD31F3">
        <w:t xml:space="preserve"> y </w:t>
      </w:r>
      <w:r w:rsidRPr="00AD31F3">
        <w:rPr>
          <w:b/>
          <w:bCs/>
        </w:rPr>
        <w:t>1,305 minutos</w:t>
      </w:r>
      <w:r w:rsidRPr="00AD31F3">
        <w:t>, respectivamente.</w:t>
      </w:r>
    </w:p>
    <w:p w14:paraId="7063A776" w14:textId="1B2B8B36" w:rsidR="00EB0213" w:rsidRDefault="00EB0213" w:rsidP="00AD31F3">
      <w:r w:rsidRPr="00EB0213">
        <w:rPr>
          <w:noProof/>
        </w:rPr>
        <w:drawing>
          <wp:inline distT="0" distB="0" distL="0" distR="0" wp14:anchorId="7088636B" wp14:editId="2FFB77E7">
            <wp:extent cx="3810000" cy="1957867"/>
            <wp:effectExtent l="0" t="0" r="0" b="4445"/>
            <wp:docPr id="8698383" name="Picture 1"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383" name="Picture 1" descr="A graph with blue and white bars&#10;&#10;Description automatically generated"/>
                    <pic:cNvPicPr/>
                  </pic:nvPicPr>
                  <pic:blipFill>
                    <a:blip r:embed="rId14"/>
                    <a:stretch>
                      <a:fillRect/>
                    </a:stretch>
                  </pic:blipFill>
                  <pic:spPr>
                    <a:xfrm>
                      <a:off x="0" y="0"/>
                      <a:ext cx="3830320" cy="1968309"/>
                    </a:xfrm>
                    <a:prstGeom prst="rect">
                      <a:avLst/>
                    </a:prstGeom>
                  </pic:spPr>
                </pic:pic>
              </a:graphicData>
            </a:graphic>
          </wp:inline>
        </w:drawing>
      </w:r>
    </w:p>
    <w:p w14:paraId="2DFF3DC0" w14:textId="4FC9DC95" w:rsidR="00C7255E" w:rsidRPr="00AD31F3" w:rsidRDefault="00C7255E" w:rsidP="00C7255E">
      <w:pPr>
        <w:pStyle w:val="ListParagraph"/>
        <w:numPr>
          <w:ilvl w:val="0"/>
          <w:numId w:val="15"/>
        </w:numPr>
      </w:pPr>
      <w:r>
        <w:t xml:space="preserve">Así podemos ver que la mayoría de retrasos </w:t>
      </w:r>
      <w:r w:rsidR="00E616C6">
        <w:t>son de como mucho 10mins, siendo los retrasos de mas de una hora muy reducidos</w:t>
      </w:r>
      <w:r w:rsidR="004B3992">
        <w:t>. Siguiendo un descenso semejante a una exponencial inversa</w:t>
      </w:r>
    </w:p>
    <w:p w14:paraId="64DF2192" w14:textId="77777777" w:rsidR="00AD31F3" w:rsidRPr="00AD31F3" w:rsidRDefault="00826C24" w:rsidP="00AD31F3">
      <w:r>
        <w:pict w14:anchorId="2FB6B215">
          <v:rect id="_x0000_i1027" style="width:0;height:1.5pt" o:hralign="center" o:hrstd="t" o:hr="t" fillcolor="#a0a0a0" stroked="f"/>
        </w:pict>
      </w:r>
    </w:p>
    <w:p w14:paraId="2D40CF8B" w14:textId="7DCAE513" w:rsidR="000E0B48" w:rsidRDefault="00CD7305" w:rsidP="00582262">
      <w:pPr>
        <w:pStyle w:val="Heading1"/>
      </w:pPr>
      <w:bookmarkStart w:id="12" w:name="_Toc183126050"/>
      <w:r>
        <w:t>4</w:t>
      </w:r>
      <w:r w:rsidR="00582262" w:rsidRPr="00582262">
        <w:t>. Visualización de datos</w:t>
      </w:r>
      <w:bookmarkEnd w:id="12"/>
    </w:p>
    <w:p w14:paraId="2882A447" w14:textId="0FDB923C" w:rsidR="000032A3" w:rsidRPr="00DB11DC" w:rsidRDefault="006D4524" w:rsidP="00DB11DC">
      <w:r>
        <w:t>Se han hecho diversas comparaciones</w:t>
      </w:r>
      <w:r w:rsidRPr="00032982">
        <w:t xml:space="preserve"> de los clientes según la clase y otros factores categóricos.</w:t>
      </w:r>
      <w:r>
        <w:t xml:space="preserve"> Para ello s</w:t>
      </w:r>
      <w:r w:rsidR="00DB11DC" w:rsidRPr="00032982">
        <w:t>e utilizaron diversas técnicas de visualización para mejorar la comprensión de los datos:</w:t>
      </w:r>
    </w:p>
    <w:p w14:paraId="5F17D4A6" w14:textId="1BC24B27" w:rsidR="00AD31F3" w:rsidRPr="00AD31F3" w:rsidRDefault="000E0B48" w:rsidP="00582262">
      <w:pPr>
        <w:pStyle w:val="Heading2"/>
      </w:pPr>
      <w:bookmarkStart w:id="13" w:name="_Toc183126051"/>
      <w:r>
        <w:t>4.1</w:t>
      </w:r>
      <w:r w:rsidR="00AD31F3" w:rsidRPr="00AD31F3">
        <w:t xml:space="preserve"> Matriz de Correlación</w:t>
      </w:r>
      <w:bookmarkEnd w:id="13"/>
    </w:p>
    <w:p w14:paraId="3045D2C0" w14:textId="36BB3ADE" w:rsidR="00AD31F3" w:rsidRPr="00AD31F3" w:rsidRDefault="00AD31F3" w:rsidP="00AD31F3">
      <w:r w:rsidRPr="00AD31F3">
        <w:t>Se observa una fuerte correlación positiva entre:</w:t>
      </w:r>
    </w:p>
    <w:p w14:paraId="01B2DF8E" w14:textId="77777777" w:rsidR="00AD31F3" w:rsidRPr="00AD31F3" w:rsidRDefault="00AD31F3" w:rsidP="00AD31F3">
      <w:pPr>
        <w:numPr>
          <w:ilvl w:val="0"/>
          <w:numId w:val="3"/>
        </w:numPr>
        <w:rPr>
          <w:lang w:val="en-GB"/>
        </w:rPr>
      </w:pPr>
      <w:r w:rsidRPr="00AD31F3">
        <w:rPr>
          <w:i/>
          <w:iCs/>
          <w:lang w:val="en-GB"/>
        </w:rPr>
        <w:t>Inflight Entertainment</w:t>
      </w:r>
      <w:r w:rsidRPr="00AD31F3">
        <w:rPr>
          <w:lang w:val="en-GB"/>
        </w:rPr>
        <w:t xml:space="preserve"> y </w:t>
      </w:r>
      <w:r w:rsidRPr="00AD31F3">
        <w:rPr>
          <w:i/>
          <w:iCs/>
          <w:lang w:val="en-GB"/>
        </w:rPr>
        <w:t>Overall Satisfaction</w:t>
      </w:r>
      <w:r w:rsidRPr="00AD31F3">
        <w:rPr>
          <w:lang w:val="en-GB"/>
        </w:rPr>
        <w:t>.</w:t>
      </w:r>
    </w:p>
    <w:p w14:paraId="4636E8DB" w14:textId="77777777" w:rsidR="00AD31F3" w:rsidRDefault="00AD31F3" w:rsidP="00AD31F3">
      <w:pPr>
        <w:numPr>
          <w:ilvl w:val="0"/>
          <w:numId w:val="3"/>
        </w:numPr>
        <w:rPr>
          <w:lang w:val="en-GB"/>
        </w:rPr>
      </w:pPr>
      <w:r w:rsidRPr="00AD31F3">
        <w:rPr>
          <w:i/>
          <w:iCs/>
          <w:lang w:val="en-GB"/>
        </w:rPr>
        <w:t>Online Boarding</w:t>
      </w:r>
      <w:r w:rsidRPr="00AD31F3">
        <w:rPr>
          <w:lang w:val="en-GB"/>
        </w:rPr>
        <w:t xml:space="preserve"> y </w:t>
      </w:r>
      <w:r w:rsidRPr="00AD31F3">
        <w:rPr>
          <w:i/>
          <w:iCs/>
          <w:lang w:val="en-GB"/>
        </w:rPr>
        <w:t>Ease of Booking</w:t>
      </w:r>
      <w:r w:rsidRPr="00AD31F3">
        <w:rPr>
          <w:lang w:val="en-GB"/>
        </w:rPr>
        <w:t>.</w:t>
      </w:r>
    </w:p>
    <w:p w14:paraId="23872082" w14:textId="555104B8" w:rsidR="001A4354" w:rsidRDefault="002E0656" w:rsidP="00AD31F3">
      <w:pPr>
        <w:numPr>
          <w:ilvl w:val="0"/>
          <w:numId w:val="3"/>
        </w:numPr>
      </w:pPr>
      <w:r w:rsidRPr="002E0656">
        <w:t>Departure Delay y Arrival De</w:t>
      </w:r>
      <w:r>
        <w:t>lay</w:t>
      </w:r>
    </w:p>
    <w:p w14:paraId="6DBA038E" w14:textId="77777777" w:rsidR="00E71D20" w:rsidRPr="002E0656" w:rsidRDefault="00E71D20" w:rsidP="00E71D20">
      <w:pPr>
        <w:ind w:left="720"/>
      </w:pPr>
    </w:p>
    <w:p w14:paraId="59AEC727" w14:textId="5F496E1C" w:rsidR="396A2BDA" w:rsidRDefault="00E71D20" w:rsidP="396A2BDA">
      <w:r>
        <w:t>La fuerte correlación positiva entre estas características</w:t>
      </w:r>
      <w:r w:rsidR="396A2BDA">
        <w:t>,</w:t>
      </w:r>
      <w:r>
        <w:t xml:space="preserve"> nos puede sugerir, la posibilidad de prescindir de una de ellas, </w:t>
      </w:r>
      <w:ins w:id="14" w:author="Microsoft Word" w:date="2024-11-22T08:03:00Z" w16du:dateUtc="2024-11-22T16:03:00Z">
        <w:r>
          <w:t xml:space="preserve">a la hora de realizar el modelo, </w:t>
        </w:r>
      </w:ins>
      <w:r>
        <w:t>ya que pueden considerarse redundantes.</w:t>
      </w:r>
    </w:p>
    <w:p w14:paraId="7F4C3D72" w14:textId="280830EC" w:rsidR="002A041D" w:rsidRDefault="00E71D20" w:rsidP="00AD31F3">
      <w:r>
        <w:t xml:space="preserve"> </w:t>
      </w:r>
      <w:r w:rsidR="00AD31F3" w:rsidRPr="00AD31F3">
        <w:t>Por otro lado, las variables de retrasos (</w:t>
      </w:r>
      <w:r w:rsidR="00AD31F3" w:rsidRPr="00AD31F3">
        <w:rPr>
          <w:i/>
          <w:iCs/>
        </w:rPr>
        <w:t>Departure Delay</w:t>
      </w:r>
      <w:r w:rsidR="00AD31F3" w:rsidRPr="00AD31F3">
        <w:t xml:space="preserve"> y </w:t>
      </w:r>
      <w:r w:rsidR="00AD31F3" w:rsidRPr="00AD31F3">
        <w:rPr>
          <w:i/>
          <w:iCs/>
        </w:rPr>
        <w:t>Arrival Delay</w:t>
      </w:r>
      <w:r w:rsidR="00AD31F3" w:rsidRPr="00AD31F3">
        <w:t>) muestran una correlación negativa con la satisfacción del pasajero, lo que refuerza la importancia de minimizar retrasos para mejorar la experiencia del cliente.</w:t>
      </w:r>
    </w:p>
    <w:p w14:paraId="0440BEBD" w14:textId="06D71949" w:rsidR="00B90639" w:rsidRPr="00B90639" w:rsidRDefault="00933D05" w:rsidP="00B90639">
      <w:pPr>
        <w:jc w:val="center"/>
      </w:pPr>
      <w:r w:rsidRPr="00933D05">
        <w:rPr>
          <w:noProof/>
        </w:rPr>
        <w:drawing>
          <wp:inline distT="0" distB="0" distL="0" distR="0" wp14:anchorId="3EE71A42" wp14:editId="3CB8ACC3">
            <wp:extent cx="4668373" cy="2279015"/>
            <wp:effectExtent l="0" t="0" r="0" b="6985"/>
            <wp:docPr id="1018051260" name="Picture 1" descr="A graph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51260" name="Picture 1" descr="A graph with numbers and letters&#10;&#10;Description automatically generated with medium confidence"/>
                    <pic:cNvPicPr/>
                  </pic:nvPicPr>
                  <pic:blipFill>
                    <a:blip r:embed="rId15"/>
                    <a:stretch>
                      <a:fillRect/>
                    </a:stretch>
                  </pic:blipFill>
                  <pic:spPr>
                    <a:xfrm>
                      <a:off x="0" y="0"/>
                      <a:ext cx="4725402" cy="2306856"/>
                    </a:xfrm>
                    <a:prstGeom prst="rect">
                      <a:avLst/>
                    </a:prstGeom>
                  </pic:spPr>
                </pic:pic>
              </a:graphicData>
            </a:graphic>
          </wp:inline>
        </w:drawing>
      </w:r>
      <w:r w:rsidR="00B90639">
        <w:br w:type="page"/>
      </w:r>
    </w:p>
    <w:p w14:paraId="216EF374" w14:textId="06D71949" w:rsidR="00DB11DC" w:rsidRDefault="006365B5" w:rsidP="006365B5">
      <w:pPr>
        <w:pStyle w:val="Heading2"/>
      </w:pPr>
      <w:bookmarkStart w:id="15" w:name="_Toc183126052"/>
      <w:r>
        <w:t xml:space="preserve">4.2 </w:t>
      </w:r>
      <w:r w:rsidR="00032982" w:rsidRPr="00032982">
        <w:t>Gráficos</w:t>
      </w:r>
      <w:bookmarkEnd w:id="15"/>
    </w:p>
    <w:p w14:paraId="2A76970F" w14:textId="4D597E64" w:rsidR="000A6930" w:rsidRDefault="006365B5" w:rsidP="0014111C">
      <w:pPr>
        <w:pStyle w:val="Heading2"/>
      </w:pPr>
      <w:bookmarkStart w:id="16" w:name="_Toc183126053"/>
      <w:r>
        <w:t>4.</w:t>
      </w:r>
      <w:r w:rsidR="00D421E0">
        <w:t>2</w:t>
      </w:r>
      <w:r w:rsidR="00D76158">
        <w:t>.1</w:t>
      </w:r>
      <w:r>
        <w:t xml:space="preserve"> </w:t>
      </w:r>
      <w:r w:rsidR="00D76158">
        <w:rPr>
          <w:smallCaps/>
        </w:rPr>
        <w:t>Distribución de la distancia de vuelo</w:t>
      </w:r>
      <w:r w:rsidR="00032982" w:rsidRPr="00032982">
        <w:t>:</w:t>
      </w:r>
      <w:bookmarkEnd w:id="16"/>
    </w:p>
    <w:p w14:paraId="03E42AB9" w14:textId="31DBDA27" w:rsidR="0018725C" w:rsidRPr="0018725C" w:rsidRDefault="0018725C" w:rsidP="0018725C">
      <w:r w:rsidRPr="0018725C">
        <w:rPr>
          <w:noProof/>
        </w:rPr>
        <w:drawing>
          <wp:inline distT="0" distB="0" distL="0" distR="0" wp14:anchorId="5A4CD612" wp14:editId="293AC7B3">
            <wp:extent cx="5400040" cy="4334510"/>
            <wp:effectExtent l="0" t="0" r="0" b="8890"/>
            <wp:docPr id="188680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02539" name=""/>
                    <pic:cNvPicPr/>
                  </pic:nvPicPr>
                  <pic:blipFill>
                    <a:blip r:embed="rId16"/>
                    <a:stretch>
                      <a:fillRect/>
                    </a:stretch>
                  </pic:blipFill>
                  <pic:spPr>
                    <a:xfrm>
                      <a:off x="0" y="0"/>
                      <a:ext cx="5400040" cy="4334510"/>
                    </a:xfrm>
                    <a:prstGeom prst="rect">
                      <a:avLst/>
                    </a:prstGeom>
                  </pic:spPr>
                </pic:pic>
              </a:graphicData>
            </a:graphic>
          </wp:inline>
        </w:drawing>
      </w:r>
    </w:p>
    <w:p w14:paraId="165AE752" w14:textId="10022CEE" w:rsidR="000A6930" w:rsidRDefault="00E46D73" w:rsidP="000A6930">
      <w:r>
        <w:t xml:space="preserve">Análisis de las </w:t>
      </w:r>
      <w:r w:rsidR="006622EE">
        <w:t>gráficas</w:t>
      </w:r>
      <w:r>
        <w:t>:</w:t>
      </w:r>
    </w:p>
    <w:p w14:paraId="0C48244E" w14:textId="5465445B" w:rsidR="00015076" w:rsidRPr="00015076" w:rsidRDefault="00015076" w:rsidP="00A82CE2">
      <w:pPr>
        <w:rPr>
          <w:b/>
          <w:bCs/>
        </w:rPr>
      </w:pPr>
      <w:r w:rsidRPr="00015076">
        <w:rPr>
          <w:b/>
          <w:bCs/>
        </w:rPr>
        <w:t>1. Distancia de Vuelo y Satisfacción (Gráfica Superior):</w:t>
      </w:r>
    </w:p>
    <w:p w14:paraId="36184FC1" w14:textId="77777777" w:rsidR="00015076" w:rsidRPr="00015076" w:rsidRDefault="00015076" w:rsidP="00015076">
      <w:pPr>
        <w:numPr>
          <w:ilvl w:val="1"/>
          <w:numId w:val="12"/>
        </w:numPr>
      </w:pPr>
      <w:r w:rsidRPr="00015076">
        <w:t>Los pasajeros "neutral o insatisfechos" predominan en distancias cortas (&lt;1000 km).</w:t>
      </w:r>
    </w:p>
    <w:p w14:paraId="5DB86073" w14:textId="77777777" w:rsidR="00015076" w:rsidRDefault="00015076" w:rsidP="00015076">
      <w:pPr>
        <w:numPr>
          <w:ilvl w:val="1"/>
          <w:numId w:val="12"/>
        </w:numPr>
      </w:pPr>
      <w:r w:rsidRPr="00015076">
        <w:t>Esto sugiere que la distancia del vuelo podría influir en la satisfacción del cliente, siendo los vuelos más largos asociados con mayor satisfacción.</w:t>
      </w:r>
    </w:p>
    <w:p w14:paraId="769CB003" w14:textId="77777777" w:rsidR="00A82CE2" w:rsidRPr="00A82CE2" w:rsidRDefault="00A82CE2" w:rsidP="00A82CE2">
      <w:pPr>
        <w:rPr>
          <w:b/>
          <w:bCs/>
        </w:rPr>
      </w:pPr>
      <w:r w:rsidRPr="00A82CE2">
        <w:rPr>
          <w:b/>
          <w:bCs/>
        </w:rPr>
        <w:t>2. Tipo de Cliente vs. Distancia Promedio (Gráfica Inferior Izquierda):</w:t>
      </w:r>
    </w:p>
    <w:p w14:paraId="40C8A8E7" w14:textId="77777777" w:rsidR="00A82CE2" w:rsidRPr="00A82CE2" w:rsidRDefault="00A82CE2" w:rsidP="00A82CE2">
      <w:pPr>
        <w:numPr>
          <w:ilvl w:val="1"/>
          <w:numId w:val="13"/>
        </w:numPr>
      </w:pPr>
      <w:r w:rsidRPr="00A82CE2">
        <w:t>Los clientes "</w:t>
      </w:r>
      <w:r w:rsidRPr="00A82CE2">
        <w:rPr>
          <w:b/>
          <w:bCs/>
        </w:rPr>
        <w:t>Loyal Customer</w:t>
      </w:r>
      <w:r w:rsidRPr="00A82CE2">
        <w:rPr>
          <w:u w:val="single"/>
        </w:rPr>
        <w:t>"</w:t>
      </w:r>
      <w:r w:rsidRPr="00A82CE2">
        <w:t xml:space="preserve"> tienen distancias de vuelo significativamente mayores, especialmente en la clase Business.</w:t>
      </w:r>
    </w:p>
    <w:p w14:paraId="6D046F32" w14:textId="68653259" w:rsidR="00A82CE2" w:rsidRPr="00A82CE2" w:rsidRDefault="00A82CE2" w:rsidP="00A82CE2">
      <w:pPr>
        <w:numPr>
          <w:ilvl w:val="1"/>
          <w:numId w:val="13"/>
        </w:numPr>
      </w:pPr>
      <w:r w:rsidRPr="00A82CE2">
        <w:t xml:space="preserve">Los </w:t>
      </w:r>
      <w:r w:rsidR="00E94BF6">
        <w:rPr>
          <w:b/>
          <w:bCs/>
        </w:rPr>
        <w:t>“</w:t>
      </w:r>
      <w:r w:rsidRPr="00A82CE2">
        <w:rPr>
          <w:b/>
          <w:bCs/>
        </w:rPr>
        <w:t>disloyal Customer</w:t>
      </w:r>
      <w:r w:rsidRPr="00A82CE2">
        <w:t>" presentan distancias más cortas en promedio, sin importar la clase.</w:t>
      </w:r>
    </w:p>
    <w:p w14:paraId="5E2AC3BA" w14:textId="77777777" w:rsidR="00A82CE2" w:rsidRPr="00A82CE2" w:rsidRDefault="00A82CE2" w:rsidP="00A82CE2">
      <w:pPr>
        <w:numPr>
          <w:ilvl w:val="1"/>
          <w:numId w:val="13"/>
        </w:numPr>
      </w:pPr>
      <w:r w:rsidRPr="00A82CE2">
        <w:t>Los pasajeros frecuentes (Loyal Customer) en la clase Business podrían estar más satisfechos debido a mejores servicios ofrecidos en vuelos más largos.</w:t>
      </w:r>
    </w:p>
    <w:p w14:paraId="29A3AC6F" w14:textId="30D9B5D7" w:rsidR="00A82CE2" w:rsidRPr="00A82CE2" w:rsidRDefault="00A82CE2" w:rsidP="00A82CE2"/>
    <w:p w14:paraId="071AED74" w14:textId="77777777" w:rsidR="00A82CE2" w:rsidRPr="00A82CE2" w:rsidRDefault="00A82CE2" w:rsidP="00A82CE2">
      <w:pPr>
        <w:rPr>
          <w:b/>
          <w:bCs/>
        </w:rPr>
      </w:pPr>
      <w:r w:rsidRPr="00A82CE2">
        <w:rPr>
          <w:b/>
          <w:bCs/>
        </w:rPr>
        <w:t>3. Satisfacción por Clase (Gráfica Inferior Derecha):</w:t>
      </w:r>
    </w:p>
    <w:p w14:paraId="3692176D" w14:textId="2AF9611D" w:rsidR="00A82CE2" w:rsidRPr="00A82CE2" w:rsidRDefault="00A82CE2" w:rsidP="00A82CE2">
      <w:pPr>
        <w:numPr>
          <w:ilvl w:val="1"/>
          <w:numId w:val="14"/>
        </w:numPr>
      </w:pPr>
      <w:r w:rsidRPr="00A82CE2">
        <w:t xml:space="preserve">En la clase </w:t>
      </w:r>
      <w:r w:rsidRPr="00A82CE2">
        <w:rPr>
          <w:b/>
          <w:bCs/>
        </w:rPr>
        <w:t>Business</w:t>
      </w:r>
      <w:r w:rsidRPr="00A82CE2">
        <w:t>, la mayoría de los pasajeros están "satisfechos", lo que sugiere que esta clase proporciona una experiencia mejor.</w:t>
      </w:r>
      <w:r w:rsidR="00E94BF6">
        <w:t xml:space="preserve"> Lo que se relación a que estos suelen hacer vuelos mas largos </w:t>
      </w:r>
      <w:r w:rsidR="0038002B">
        <w:t>con esas mejores prestaciones afectando así al resultado de las otras dos graficas</w:t>
      </w:r>
    </w:p>
    <w:p w14:paraId="29FBAC1D" w14:textId="03BFD928" w:rsidR="00B90639" w:rsidRDefault="00A82CE2" w:rsidP="00AD31F3">
      <w:pPr>
        <w:numPr>
          <w:ilvl w:val="1"/>
          <w:numId w:val="14"/>
        </w:numPr>
      </w:pPr>
      <w:r w:rsidRPr="00A82CE2">
        <w:t xml:space="preserve">Las clases </w:t>
      </w:r>
      <w:r w:rsidRPr="00A82CE2">
        <w:rPr>
          <w:b/>
          <w:bCs/>
        </w:rPr>
        <w:t>Eco</w:t>
      </w:r>
      <w:r w:rsidRPr="00A82CE2">
        <w:t xml:space="preserve"> y </w:t>
      </w:r>
      <w:r w:rsidRPr="00A82CE2">
        <w:rPr>
          <w:b/>
          <w:bCs/>
        </w:rPr>
        <w:t>Eco Plus</w:t>
      </w:r>
      <w:r w:rsidRPr="00A82CE2">
        <w:t xml:space="preserve"> tienen un mayor número de pasajeros "neutral o insatisfechos", con Eco siendo la que acumula la mayor insatisfacción.</w:t>
      </w:r>
      <w:r w:rsidR="009170B5">
        <w:t xml:space="preserve"> </w:t>
      </w:r>
      <w:r w:rsidRPr="00A82CE2">
        <w:t>Esto implica que las clases más económicas están asociadas con niveles más bajos de satisfacción, probablemente por diferencias en comodidad, servicio, u otros factores.</w:t>
      </w:r>
    </w:p>
    <w:p w14:paraId="74C98B40" w14:textId="66EFAE62" w:rsidR="006D4524" w:rsidRDefault="006D4524" w:rsidP="0014111C">
      <w:pPr>
        <w:pStyle w:val="Heading2"/>
      </w:pPr>
      <w:bookmarkStart w:id="17" w:name="_Toc183126054"/>
      <w:r>
        <w:t xml:space="preserve">4.2.1 </w:t>
      </w:r>
      <w:r>
        <w:rPr>
          <w:smallCaps/>
        </w:rPr>
        <w:t>Distribución de la</w:t>
      </w:r>
      <w:r w:rsidR="00AB53CB">
        <w:rPr>
          <w:smallCaps/>
        </w:rPr>
        <w:t xml:space="preserve"> satisfacción</w:t>
      </w:r>
      <w:r>
        <w:rPr>
          <w:smallCaps/>
        </w:rPr>
        <w:t xml:space="preserve"> respecto de </w:t>
      </w:r>
      <w:r w:rsidR="00AB53CB">
        <w:rPr>
          <w:smallCaps/>
        </w:rPr>
        <w:t>ratings</w:t>
      </w:r>
      <w:r w:rsidRPr="00032982">
        <w:t>:</w:t>
      </w:r>
      <w:bookmarkEnd w:id="17"/>
    </w:p>
    <w:p w14:paraId="0E1329E6" w14:textId="2C9455CD" w:rsidR="002F2A13" w:rsidRDefault="00F41A25" w:rsidP="002F2A13">
      <w:r>
        <w:rPr>
          <w:noProof/>
        </w:rPr>
        <w:drawing>
          <wp:inline distT="0" distB="0" distL="0" distR="0" wp14:anchorId="08C2DFA8" wp14:editId="36E12CDC">
            <wp:extent cx="5400040" cy="2651760"/>
            <wp:effectExtent l="0" t="0" r="0" b="0"/>
            <wp:docPr id="1619590538" name="Picture 7" descr="A group of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90538" name="Picture 7" descr="A group of blue and green ba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651760"/>
                    </a:xfrm>
                    <a:prstGeom prst="rect">
                      <a:avLst/>
                    </a:prstGeom>
                    <a:noFill/>
                    <a:ln>
                      <a:noFill/>
                    </a:ln>
                  </pic:spPr>
                </pic:pic>
              </a:graphicData>
            </a:graphic>
          </wp:inline>
        </w:drawing>
      </w:r>
    </w:p>
    <w:p w14:paraId="0D60A130" w14:textId="5C1A7CF4" w:rsidR="009E1B99" w:rsidRDefault="007957E5">
      <w:r>
        <w:t xml:space="preserve">En esta tabla recogemos </w:t>
      </w:r>
      <w:r w:rsidR="00D51F5F">
        <w:t>la relación de todas las características que los pasajeros han evaluado del 0 al 5</w:t>
      </w:r>
      <w:r w:rsidR="00D41B43">
        <w:t>, siendo 0 que no están contentos con esa característica y 5 que si</w:t>
      </w:r>
      <w:r w:rsidR="00211A4B">
        <w:t xml:space="preserve">, relacionándolo con su </w:t>
      </w:r>
      <w:r w:rsidR="006171AB">
        <w:t>satisfacción</w:t>
      </w:r>
      <w:r w:rsidR="00D41B43">
        <w:t xml:space="preserve">. Por lo tanto el resultado esperado es que </w:t>
      </w:r>
      <w:r w:rsidR="00211A4B">
        <w:t xml:space="preserve">si un pasajero </w:t>
      </w:r>
      <w:r w:rsidR="006171AB">
        <w:t>vota 5 es que le ha gustado</w:t>
      </w:r>
      <w:r w:rsidR="00037504">
        <w:t>,</w:t>
      </w:r>
      <w:r w:rsidR="006171AB">
        <w:t xml:space="preserve"> por lo tanto es esperable que este satisfecho. Si una </w:t>
      </w:r>
      <w:r w:rsidR="009E1B99">
        <w:t>característica</w:t>
      </w:r>
      <w:r w:rsidR="006171AB">
        <w:t xml:space="preserve"> no cumple con ello, </w:t>
      </w:r>
      <w:r w:rsidR="00F2365C">
        <w:t xml:space="preserve">puede ser debido a que no tiene suficiente peso para influir en la </w:t>
      </w:r>
      <w:r w:rsidR="005F7819">
        <w:t>decisión de si esta satisfecho o no. Otra opción es que sean datos anómalos o que no tenga relación directa.</w:t>
      </w:r>
    </w:p>
    <w:p w14:paraId="69694C4B" w14:textId="77777777" w:rsidR="00077A13" w:rsidRPr="00077A13" w:rsidRDefault="00077A13" w:rsidP="00077A13">
      <w:pPr>
        <w:pStyle w:val="ListParagraph"/>
        <w:rPr>
          <w:rFonts w:asciiTheme="majorHAnsi" w:eastAsiaTheme="majorEastAsia" w:hAnsiTheme="majorHAnsi" w:cstheme="majorBidi"/>
          <w:color w:val="0F4761" w:themeColor="accent1" w:themeShade="BF"/>
          <w:sz w:val="40"/>
          <w:szCs w:val="40"/>
          <w:u w:val="single"/>
        </w:rPr>
      </w:pPr>
    </w:p>
    <w:p w14:paraId="254C94C7" w14:textId="4A8895E8" w:rsidR="0014111C" w:rsidRPr="0014111C" w:rsidRDefault="0014111C" w:rsidP="0014111C">
      <w:pPr>
        <w:pStyle w:val="Heading4"/>
        <w:rPr>
          <w:rFonts w:asciiTheme="majorHAnsi" w:hAnsiTheme="majorHAnsi"/>
          <w:sz w:val="40"/>
          <w:szCs w:val="40"/>
          <w:u w:val="single"/>
        </w:rPr>
      </w:pPr>
      <w:r>
        <w:t>4.2.1.1 Ejemplos de los casos</w:t>
      </w:r>
    </w:p>
    <w:p w14:paraId="4141368D" w14:textId="7FB6E256" w:rsidR="0077306C" w:rsidRPr="00032DAF" w:rsidRDefault="0077306C" w:rsidP="0077306C">
      <w:pPr>
        <w:pStyle w:val="ListParagraph"/>
        <w:numPr>
          <w:ilvl w:val="0"/>
          <w:numId w:val="15"/>
        </w:numPr>
        <w:rPr>
          <w:rFonts w:asciiTheme="majorHAnsi" w:eastAsiaTheme="majorEastAsia" w:hAnsiTheme="majorHAnsi" w:cstheme="majorBidi"/>
          <w:b/>
          <w:bCs/>
          <w:color w:val="0F4761" w:themeColor="accent1" w:themeShade="BF"/>
          <w:sz w:val="40"/>
          <w:szCs w:val="40"/>
        </w:rPr>
      </w:pPr>
      <w:r w:rsidRPr="002A354C">
        <w:rPr>
          <w:b/>
          <w:bCs/>
        </w:rPr>
        <w:t>C</w:t>
      </w:r>
      <w:r w:rsidRPr="00032DAF">
        <w:rPr>
          <w:b/>
          <w:bCs/>
        </w:rPr>
        <w:t>aso Favorable</w:t>
      </w:r>
    </w:p>
    <w:p w14:paraId="01316897" w14:textId="2615ECE3" w:rsidR="00077A13" w:rsidRDefault="00AB31B0" w:rsidP="00077A13">
      <w:pPr>
        <w:pStyle w:val="ListParagraph"/>
        <w:rPr>
          <w:rFonts w:asciiTheme="majorHAnsi" w:eastAsiaTheme="majorEastAsia" w:hAnsiTheme="majorHAnsi" w:cstheme="majorBidi"/>
          <w:color w:val="0F4761" w:themeColor="accent1" w:themeShade="BF"/>
          <w:sz w:val="40"/>
          <w:szCs w:val="40"/>
          <w:u w:val="single"/>
        </w:rPr>
      </w:pPr>
      <w:r w:rsidRPr="00077A13">
        <w:rPr>
          <w:rFonts w:asciiTheme="majorHAnsi" w:eastAsiaTheme="majorEastAsia" w:hAnsiTheme="majorHAnsi" w:cstheme="majorBidi"/>
          <w:noProof/>
          <w:color w:val="0F4761" w:themeColor="accent1" w:themeShade="BF"/>
          <w:sz w:val="40"/>
          <w:szCs w:val="40"/>
          <w:u w:val="single"/>
        </w:rPr>
        <w:drawing>
          <wp:anchor distT="0" distB="0" distL="114300" distR="114300" simplePos="0" relativeHeight="251658246" behindDoc="1" locked="0" layoutInCell="1" allowOverlap="1" wp14:anchorId="1B9EECB5" wp14:editId="33817697">
            <wp:simplePos x="0" y="0"/>
            <wp:positionH relativeFrom="column">
              <wp:posOffset>2942045</wp:posOffset>
            </wp:positionH>
            <wp:positionV relativeFrom="paragraph">
              <wp:posOffset>305435</wp:posOffset>
            </wp:positionV>
            <wp:extent cx="2721428" cy="1622168"/>
            <wp:effectExtent l="0" t="0" r="3175" b="0"/>
            <wp:wrapTight wrapText="bothSides">
              <wp:wrapPolygon edited="0">
                <wp:start x="0" y="0"/>
                <wp:lineTo x="0" y="21312"/>
                <wp:lineTo x="21474" y="21312"/>
                <wp:lineTo x="21474" y="0"/>
                <wp:lineTo x="0" y="0"/>
              </wp:wrapPolygon>
            </wp:wrapTight>
            <wp:docPr id="1757775157"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75157" name="Picture 1" descr="A graph of different colored ba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1428" cy="1622168"/>
                    </a:xfrm>
                    <a:prstGeom prst="rect">
                      <a:avLst/>
                    </a:prstGeom>
                  </pic:spPr>
                </pic:pic>
              </a:graphicData>
            </a:graphic>
          </wp:anchor>
        </w:drawing>
      </w:r>
    </w:p>
    <w:p w14:paraId="75846853" w14:textId="30E54E2E" w:rsidR="0014111C" w:rsidRPr="0014184F" w:rsidRDefault="00852976" w:rsidP="00852976">
      <w:r>
        <w:t xml:space="preserve">En esta tabla podemos ver el caso que explicábamos como esperado. En el observamos como a mayor nota mayor es el numero de satisfechos y su vez en notas media el </w:t>
      </w:r>
      <w:r w:rsidR="00AB31B0">
        <w:t>número</w:t>
      </w:r>
      <w:r>
        <w:t xml:space="preserve"> de pasajeros </w:t>
      </w:r>
      <w:r w:rsidR="00AB31B0">
        <w:t>neutrales es mayor y según sube la nota este número desciende.</w:t>
      </w:r>
    </w:p>
    <w:p w14:paraId="413BA674" w14:textId="189EE308" w:rsidR="00645739" w:rsidRPr="00032DAF" w:rsidRDefault="0077306C" w:rsidP="0077306C">
      <w:pPr>
        <w:pStyle w:val="ListParagraph"/>
        <w:numPr>
          <w:ilvl w:val="0"/>
          <w:numId w:val="15"/>
        </w:numPr>
        <w:rPr>
          <w:rFonts w:asciiTheme="majorHAnsi" w:eastAsiaTheme="majorEastAsia" w:hAnsiTheme="majorHAnsi" w:cstheme="majorBidi"/>
          <w:b/>
          <w:bCs/>
          <w:color w:val="0F4761" w:themeColor="accent1" w:themeShade="BF"/>
          <w:sz w:val="40"/>
          <w:szCs w:val="40"/>
        </w:rPr>
      </w:pPr>
      <w:r w:rsidRPr="00032DAF">
        <w:rPr>
          <w:b/>
          <w:bCs/>
        </w:rPr>
        <w:t xml:space="preserve">Caso </w:t>
      </w:r>
      <w:r w:rsidR="00032DAF" w:rsidRPr="00032DAF">
        <w:rPr>
          <w:b/>
          <w:bCs/>
        </w:rPr>
        <w:t>Anómalo</w:t>
      </w:r>
    </w:p>
    <w:p w14:paraId="01F1C595" w14:textId="2065FB03" w:rsidR="00AB31B0" w:rsidRDefault="00AB31B0" w:rsidP="00645739">
      <w:pPr>
        <w:pStyle w:val="ListParagraph"/>
      </w:pPr>
    </w:p>
    <w:p w14:paraId="3E7E89C7" w14:textId="035B7809" w:rsidR="00AB31B0" w:rsidRDefault="00032DAF" w:rsidP="00645739">
      <w:pPr>
        <w:pStyle w:val="ListParagraph"/>
      </w:pPr>
      <w:r w:rsidRPr="00645739">
        <w:rPr>
          <w:noProof/>
        </w:rPr>
        <w:drawing>
          <wp:anchor distT="0" distB="0" distL="114300" distR="114300" simplePos="0" relativeHeight="251658247" behindDoc="0" locked="0" layoutInCell="1" allowOverlap="1" wp14:anchorId="51F2445D" wp14:editId="5466454C">
            <wp:simplePos x="0" y="0"/>
            <wp:positionH relativeFrom="column">
              <wp:posOffset>-226060</wp:posOffset>
            </wp:positionH>
            <wp:positionV relativeFrom="paragraph">
              <wp:posOffset>151856</wp:posOffset>
            </wp:positionV>
            <wp:extent cx="2645228" cy="1657622"/>
            <wp:effectExtent l="0" t="0" r="3175" b="0"/>
            <wp:wrapThrough wrapText="bothSides">
              <wp:wrapPolygon edited="0">
                <wp:start x="0" y="0"/>
                <wp:lineTo x="0" y="21352"/>
                <wp:lineTo x="21470" y="21352"/>
                <wp:lineTo x="21470" y="0"/>
                <wp:lineTo x="0" y="0"/>
              </wp:wrapPolygon>
            </wp:wrapThrough>
            <wp:docPr id="806340754"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40754" name="Picture 1" descr="A graph of a bar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5228" cy="1657622"/>
                    </a:xfrm>
                    <a:prstGeom prst="rect">
                      <a:avLst/>
                    </a:prstGeom>
                  </pic:spPr>
                </pic:pic>
              </a:graphicData>
            </a:graphic>
          </wp:anchor>
        </w:drawing>
      </w:r>
      <w:r w:rsidR="00AB31B0">
        <w:t xml:space="preserve">En este es al revés </w:t>
      </w:r>
      <w:r w:rsidR="00B57573">
        <w:t xml:space="preserve">y vemos como no se nota una </w:t>
      </w:r>
      <w:r w:rsidR="00734A49">
        <w:t>correlación</w:t>
      </w:r>
      <w:r w:rsidR="00B57573">
        <w:t xml:space="preserve">. </w:t>
      </w:r>
      <w:r w:rsidR="0023627A">
        <w:t xml:space="preserve">El numero de pasajeros satisfecho parece mantenerse </w:t>
      </w:r>
      <w:r>
        <w:t>más</w:t>
      </w:r>
      <w:r w:rsidR="0023627A">
        <w:t xml:space="preserve"> o menos constante a pesar de la nota y sin embargo </w:t>
      </w:r>
      <w:r w:rsidR="00734A49">
        <w:t>el numero de neutrales o insatisfecho aumenta con la nota. Esto podría ser debido a que este no tiene relación o no es una característica que importe a los pasajeros.</w:t>
      </w:r>
    </w:p>
    <w:p w14:paraId="333595AF" w14:textId="77777777" w:rsidR="0077306C" w:rsidRPr="00032DAF" w:rsidRDefault="0077306C" w:rsidP="0077306C">
      <w:pPr>
        <w:pStyle w:val="ListParagraph"/>
        <w:numPr>
          <w:ilvl w:val="0"/>
          <w:numId w:val="15"/>
        </w:numPr>
        <w:rPr>
          <w:rFonts w:asciiTheme="majorHAnsi" w:eastAsiaTheme="majorEastAsia" w:hAnsiTheme="majorHAnsi" w:cstheme="majorBidi"/>
          <w:b/>
          <w:bCs/>
          <w:color w:val="0F4761" w:themeColor="accent1" w:themeShade="BF"/>
          <w:sz w:val="40"/>
          <w:szCs w:val="40"/>
        </w:rPr>
      </w:pPr>
      <w:r w:rsidRPr="00032DAF">
        <w:rPr>
          <w:b/>
          <w:bCs/>
        </w:rPr>
        <w:t>Caso Medio</w:t>
      </w:r>
    </w:p>
    <w:p w14:paraId="29BC2907" w14:textId="6CCA169B" w:rsidR="00AB31B0" w:rsidRDefault="002C440B" w:rsidP="00AB31B0">
      <w:pPr>
        <w:pStyle w:val="ListParagraph"/>
        <w:rPr>
          <w:rFonts w:asciiTheme="majorHAnsi" w:eastAsiaTheme="majorEastAsia" w:hAnsiTheme="majorHAnsi" w:cstheme="majorBidi"/>
          <w:color w:val="0F4761" w:themeColor="accent1" w:themeShade="BF"/>
          <w:sz w:val="40"/>
          <w:szCs w:val="40"/>
        </w:rPr>
      </w:pPr>
      <w:r w:rsidRPr="00274818">
        <w:rPr>
          <w:rFonts w:asciiTheme="majorHAnsi" w:eastAsiaTheme="majorEastAsia" w:hAnsiTheme="majorHAnsi" w:cstheme="majorBidi"/>
          <w:noProof/>
          <w:color w:val="0F4761" w:themeColor="accent1" w:themeShade="BF"/>
          <w:sz w:val="40"/>
          <w:szCs w:val="40"/>
        </w:rPr>
        <w:drawing>
          <wp:anchor distT="0" distB="0" distL="114300" distR="114300" simplePos="0" relativeHeight="251658248" behindDoc="0" locked="0" layoutInCell="1" allowOverlap="1" wp14:anchorId="327EC2D7" wp14:editId="67D0F371">
            <wp:simplePos x="0" y="0"/>
            <wp:positionH relativeFrom="column">
              <wp:posOffset>3154318</wp:posOffset>
            </wp:positionH>
            <wp:positionV relativeFrom="paragraph">
              <wp:posOffset>434794</wp:posOffset>
            </wp:positionV>
            <wp:extent cx="2667000" cy="1680047"/>
            <wp:effectExtent l="0" t="0" r="0" b="0"/>
            <wp:wrapThrough wrapText="bothSides">
              <wp:wrapPolygon edited="0">
                <wp:start x="0" y="0"/>
                <wp:lineTo x="0" y="21314"/>
                <wp:lineTo x="21446" y="21314"/>
                <wp:lineTo x="21446" y="0"/>
                <wp:lineTo x="0" y="0"/>
              </wp:wrapPolygon>
            </wp:wrapThrough>
            <wp:docPr id="1794800642"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00642" name="Picture 1" descr="A graph of a bar char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7000" cy="1680047"/>
                    </a:xfrm>
                    <a:prstGeom prst="rect">
                      <a:avLst/>
                    </a:prstGeom>
                  </pic:spPr>
                </pic:pic>
              </a:graphicData>
            </a:graphic>
          </wp:anchor>
        </w:drawing>
      </w:r>
    </w:p>
    <w:p w14:paraId="396C0E6D" w14:textId="29062BC6" w:rsidR="00032DAF" w:rsidRPr="0077306C" w:rsidRDefault="00B74BBC" w:rsidP="00B74BBC">
      <w:r>
        <w:t xml:space="preserve">Este seria un caso medio en el que si bien aparecen las características del caso favorable podemos ver que no tienen tanta fuerza y con notas altas </w:t>
      </w:r>
      <w:r w:rsidR="002C440B">
        <w:t xml:space="preserve">la diferencia en la satisfacción no parece ser demasiada. Por lo tanto es una característica que se tiene en cuenta, pero tiene menos fuerza. </w:t>
      </w:r>
    </w:p>
    <w:p w14:paraId="0B47DDF1" w14:textId="2E2CA63A" w:rsidR="00B90639" w:rsidRPr="0077306C" w:rsidRDefault="00B90639" w:rsidP="00645739">
      <w:pPr>
        <w:pStyle w:val="ListParagraph"/>
        <w:rPr>
          <w:rFonts w:asciiTheme="majorHAnsi" w:eastAsiaTheme="majorEastAsia" w:hAnsiTheme="majorHAnsi" w:cstheme="majorBidi"/>
          <w:color w:val="0F4761" w:themeColor="accent1" w:themeShade="BF"/>
          <w:sz w:val="40"/>
          <w:szCs w:val="40"/>
        </w:rPr>
      </w:pPr>
      <w:r>
        <w:br w:type="page"/>
      </w:r>
    </w:p>
    <w:p w14:paraId="310280D4" w14:textId="04ADBE19" w:rsidR="00AD31F3" w:rsidRPr="00AD31F3" w:rsidRDefault="006365B5" w:rsidP="00AD31F3">
      <w:pPr>
        <w:pStyle w:val="Heading1"/>
      </w:pPr>
      <w:bookmarkStart w:id="18" w:name="_Toc183126055"/>
      <w:r>
        <w:t>5</w:t>
      </w:r>
      <w:r w:rsidR="00AD31F3" w:rsidRPr="00AD31F3">
        <w:t>. Conclusiones</w:t>
      </w:r>
      <w:bookmarkEnd w:id="18"/>
    </w:p>
    <w:p w14:paraId="481510C5" w14:textId="77777777" w:rsidR="00AD31F3" w:rsidRPr="00AD31F3" w:rsidRDefault="00AD31F3" w:rsidP="00AD31F3">
      <w:r w:rsidRPr="00AD31F3">
        <w:t>El análisis exploratorio ha revelado información valiosa sobre el dataset:</w:t>
      </w:r>
    </w:p>
    <w:p w14:paraId="6B31218B" w14:textId="30C91DBB" w:rsidR="00AD31F3" w:rsidRPr="00AD31F3" w:rsidRDefault="00AD31F3" w:rsidP="00AD31F3">
      <w:pPr>
        <w:numPr>
          <w:ilvl w:val="0"/>
          <w:numId w:val="4"/>
        </w:numPr>
      </w:pPr>
      <w:r w:rsidRPr="00AD31F3">
        <w:t>La satisfacción del pasajero está influenciada por factores como el entretenimiento a bordo, el embarque en línea</w:t>
      </w:r>
      <w:r w:rsidR="009B0DE4">
        <w:t>,</w:t>
      </w:r>
      <w:r w:rsidRPr="00AD31F3">
        <w:t xml:space="preserve"> los retrasos en los vuelos</w:t>
      </w:r>
      <w:r w:rsidR="009B0DE4">
        <w:t xml:space="preserve"> y la distancia de vuelo</w:t>
      </w:r>
      <w:r w:rsidRPr="00AD31F3">
        <w:t>.</w:t>
      </w:r>
    </w:p>
    <w:p w14:paraId="56E0B261" w14:textId="77777777" w:rsidR="00AD31F3" w:rsidRPr="00AD31F3" w:rsidRDefault="00AD31F3" w:rsidP="00AD31F3">
      <w:pPr>
        <w:numPr>
          <w:ilvl w:val="0"/>
          <w:numId w:val="4"/>
        </w:numPr>
      </w:pPr>
      <w:r w:rsidRPr="00AD31F3">
        <w:t>Existen valores nulos y distribuciones sesgadas en algunas variables que deberán abordarse en las etapas de limpieza y preparación de datos.</w:t>
      </w:r>
    </w:p>
    <w:p w14:paraId="6B841688" w14:textId="489AEEE8" w:rsidR="00A54E09" w:rsidRDefault="00AD31F3" w:rsidP="00A54E09">
      <w:pPr>
        <w:numPr>
          <w:ilvl w:val="0"/>
          <w:numId w:val="4"/>
        </w:numPr>
      </w:pPr>
      <w:r w:rsidRPr="00AD31F3">
        <w:t>El siguiente paso será realizar una limpieza de datos exhaustiva, ingeniería de características y dividir el dataset para el modelado predictivo.</w:t>
      </w:r>
    </w:p>
    <w:p w14:paraId="14EB954C" w14:textId="04F60040" w:rsidR="00274495" w:rsidRDefault="00274495" w:rsidP="00A54E09">
      <w:pPr>
        <w:numPr>
          <w:ilvl w:val="0"/>
          <w:numId w:val="4"/>
        </w:numPr>
      </w:pPr>
      <w:r>
        <w:t>Observamos algunos valores nules y distribuciones sesgadas, por lo que un posible preprocesado, sería usar la mediana o la media</w:t>
      </w:r>
      <w:r w:rsidR="00AA0281">
        <w:t>, o incluso predecir el valor, usando alguna técnica de regresión o clasificación.</w:t>
      </w:r>
    </w:p>
    <w:p w14:paraId="4DA2E5AD" w14:textId="47A15327" w:rsidR="00AA0281" w:rsidRDefault="00AA0281" w:rsidP="00A54E09">
      <w:pPr>
        <w:numPr>
          <w:ilvl w:val="0"/>
          <w:numId w:val="4"/>
        </w:numPr>
      </w:pPr>
      <w:r>
        <w:t xml:space="preserve">Respecto </w:t>
      </w:r>
      <w:r w:rsidR="00FB4329">
        <w:t xml:space="preserve">a las variables categóricas, sería interesante, discretizar, y en aquellas con gran variedad de valores, </w:t>
      </w:r>
      <w:r w:rsidR="006D6053">
        <w:t>reducirlas a intervalos.</w:t>
      </w:r>
    </w:p>
    <w:p w14:paraId="0C532404" w14:textId="0D18D863" w:rsidR="00560BEB" w:rsidRPr="00560BEB" w:rsidRDefault="006D6053" w:rsidP="002A354C">
      <w:pPr>
        <w:numPr>
          <w:ilvl w:val="0"/>
          <w:numId w:val="4"/>
        </w:numPr>
      </w:pPr>
      <w:r>
        <w:t>Algunas variables sesgadas, como l</w:t>
      </w:r>
      <w:r w:rsidR="009D0CB8">
        <w:t>os valores que se toman en la columna</w:t>
      </w:r>
      <w:r>
        <w:t xml:space="preserve"> </w:t>
      </w:r>
      <w:r w:rsidRPr="006D6053">
        <w:rPr>
          <w:b/>
          <w:bCs/>
        </w:rPr>
        <w:t>Flight Distance</w:t>
      </w:r>
      <w:r>
        <w:t>, podría</w:t>
      </w:r>
      <w:r w:rsidR="00445E78">
        <w:t xml:space="preserve">n escalarse, haciendo uso del escalado </w:t>
      </w:r>
      <w:r w:rsidR="009D0CB8" w:rsidRPr="009D0CB8">
        <w:t>minMax</w:t>
      </w:r>
      <w:r w:rsidR="00445E78">
        <w:t xml:space="preserve"> o el Standard.</w:t>
      </w:r>
    </w:p>
    <w:sectPr w:rsidR="00560BEB" w:rsidRPr="00560BEB" w:rsidSect="00AD31F3">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F252E"/>
    <w:multiLevelType w:val="hybridMultilevel"/>
    <w:tmpl w:val="0C2A04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EB450C"/>
    <w:multiLevelType w:val="hybridMultilevel"/>
    <w:tmpl w:val="ED9885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4D1040"/>
    <w:multiLevelType w:val="multilevel"/>
    <w:tmpl w:val="492C7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65239D"/>
    <w:multiLevelType w:val="multilevel"/>
    <w:tmpl w:val="E5E0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0D7BFC"/>
    <w:multiLevelType w:val="multilevel"/>
    <w:tmpl w:val="72F6C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3126A8"/>
    <w:multiLevelType w:val="multilevel"/>
    <w:tmpl w:val="4C0A6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7545DA"/>
    <w:multiLevelType w:val="hybridMultilevel"/>
    <w:tmpl w:val="358A78A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3EEA599C"/>
    <w:multiLevelType w:val="multilevel"/>
    <w:tmpl w:val="DD54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FF1659"/>
    <w:multiLevelType w:val="multilevel"/>
    <w:tmpl w:val="1F7E6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D16EE5"/>
    <w:multiLevelType w:val="multilevel"/>
    <w:tmpl w:val="3C58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5074D8"/>
    <w:multiLevelType w:val="multilevel"/>
    <w:tmpl w:val="95DC8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BE624E"/>
    <w:multiLevelType w:val="hybridMultilevel"/>
    <w:tmpl w:val="118462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51E0D65"/>
    <w:multiLevelType w:val="multilevel"/>
    <w:tmpl w:val="2662C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7458F4"/>
    <w:multiLevelType w:val="multilevel"/>
    <w:tmpl w:val="806C5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C71FEC"/>
    <w:multiLevelType w:val="multilevel"/>
    <w:tmpl w:val="C2ACC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6662531">
    <w:abstractNumId w:val="8"/>
  </w:num>
  <w:num w:numId="2" w16cid:durableId="994381895">
    <w:abstractNumId w:val="3"/>
  </w:num>
  <w:num w:numId="3" w16cid:durableId="712001678">
    <w:abstractNumId w:val="2"/>
  </w:num>
  <w:num w:numId="4" w16cid:durableId="1025599056">
    <w:abstractNumId w:val="9"/>
  </w:num>
  <w:num w:numId="5" w16cid:durableId="1977294972">
    <w:abstractNumId w:val="7"/>
  </w:num>
  <w:num w:numId="6" w16cid:durableId="1311328810">
    <w:abstractNumId w:val="14"/>
  </w:num>
  <w:num w:numId="7" w16cid:durableId="298852010">
    <w:abstractNumId w:val="0"/>
  </w:num>
  <w:num w:numId="8" w16cid:durableId="1517502873">
    <w:abstractNumId w:val="12"/>
  </w:num>
  <w:num w:numId="9" w16cid:durableId="2125685541">
    <w:abstractNumId w:val="6"/>
  </w:num>
  <w:num w:numId="10" w16cid:durableId="1348017799">
    <w:abstractNumId w:val="11"/>
  </w:num>
  <w:num w:numId="11" w16cid:durableId="204946433">
    <w:abstractNumId w:val="4"/>
  </w:num>
  <w:num w:numId="12" w16cid:durableId="1208563077">
    <w:abstractNumId w:val="5"/>
  </w:num>
  <w:num w:numId="13" w16cid:durableId="666904176">
    <w:abstractNumId w:val="13"/>
  </w:num>
  <w:num w:numId="14" w16cid:durableId="1204439640">
    <w:abstractNumId w:val="10"/>
  </w:num>
  <w:num w:numId="15" w16cid:durableId="7813419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6C9"/>
    <w:rsid w:val="000032A3"/>
    <w:rsid w:val="00015076"/>
    <w:rsid w:val="00032982"/>
    <w:rsid w:val="00032DAF"/>
    <w:rsid w:val="00035A88"/>
    <w:rsid w:val="00037504"/>
    <w:rsid w:val="00050D94"/>
    <w:rsid w:val="00064ABF"/>
    <w:rsid w:val="00076284"/>
    <w:rsid w:val="00077A13"/>
    <w:rsid w:val="00096E29"/>
    <w:rsid w:val="000A6930"/>
    <w:rsid w:val="000A7796"/>
    <w:rsid w:val="000C0A48"/>
    <w:rsid w:val="000C778C"/>
    <w:rsid w:val="000E0B48"/>
    <w:rsid w:val="00130AE6"/>
    <w:rsid w:val="00136552"/>
    <w:rsid w:val="0014111C"/>
    <w:rsid w:val="0014184F"/>
    <w:rsid w:val="001762BC"/>
    <w:rsid w:val="00182A7E"/>
    <w:rsid w:val="001850DF"/>
    <w:rsid w:val="0018725C"/>
    <w:rsid w:val="00190C5B"/>
    <w:rsid w:val="00191920"/>
    <w:rsid w:val="00194327"/>
    <w:rsid w:val="001A4354"/>
    <w:rsid w:val="001A601B"/>
    <w:rsid w:val="001B4786"/>
    <w:rsid w:val="001C12F2"/>
    <w:rsid w:val="001C5659"/>
    <w:rsid w:val="001F2982"/>
    <w:rsid w:val="001F39FD"/>
    <w:rsid w:val="00201FC0"/>
    <w:rsid w:val="002074D0"/>
    <w:rsid w:val="00210495"/>
    <w:rsid w:val="00211A4B"/>
    <w:rsid w:val="0021718E"/>
    <w:rsid w:val="00217450"/>
    <w:rsid w:val="0022705A"/>
    <w:rsid w:val="0023627A"/>
    <w:rsid w:val="00241059"/>
    <w:rsid w:val="00242ACD"/>
    <w:rsid w:val="002738BE"/>
    <w:rsid w:val="00274495"/>
    <w:rsid w:val="00274818"/>
    <w:rsid w:val="0029071A"/>
    <w:rsid w:val="002A041D"/>
    <w:rsid w:val="002A354C"/>
    <w:rsid w:val="002B6647"/>
    <w:rsid w:val="002C065C"/>
    <w:rsid w:val="002C440B"/>
    <w:rsid w:val="002D1749"/>
    <w:rsid w:val="002E0656"/>
    <w:rsid w:val="002E48EF"/>
    <w:rsid w:val="002F26B0"/>
    <w:rsid w:val="002F2A13"/>
    <w:rsid w:val="002F3829"/>
    <w:rsid w:val="002F429C"/>
    <w:rsid w:val="00360B24"/>
    <w:rsid w:val="00360C98"/>
    <w:rsid w:val="003742D7"/>
    <w:rsid w:val="00374E6C"/>
    <w:rsid w:val="0038002B"/>
    <w:rsid w:val="003972A2"/>
    <w:rsid w:val="003A430D"/>
    <w:rsid w:val="003B1B8F"/>
    <w:rsid w:val="003F3869"/>
    <w:rsid w:val="003F3C85"/>
    <w:rsid w:val="003F4241"/>
    <w:rsid w:val="00405A30"/>
    <w:rsid w:val="00423F89"/>
    <w:rsid w:val="00437AF3"/>
    <w:rsid w:val="00445E78"/>
    <w:rsid w:val="0045570A"/>
    <w:rsid w:val="004923F2"/>
    <w:rsid w:val="0049284D"/>
    <w:rsid w:val="004A55D1"/>
    <w:rsid w:val="004B3992"/>
    <w:rsid w:val="004D4E5D"/>
    <w:rsid w:val="004D6E51"/>
    <w:rsid w:val="004F7163"/>
    <w:rsid w:val="00500547"/>
    <w:rsid w:val="005020CA"/>
    <w:rsid w:val="0051120D"/>
    <w:rsid w:val="00526637"/>
    <w:rsid w:val="005268B7"/>
    <w:rsid w:val="0055650E"/>
    <w:rsid w:val="00560BEB"/>
    <w:rsid w:val="00582262"/>
    <w:rsid w:val="005A0325"/>
    <w:rsid w:val="005A26DF"/>
    <w:rsid w:val="005A67B4"/>
    <w:rsid w:val="005B1436"/>
    <w:rsid w:val="005D54C4"/>
    <w:rsid w:val="005E278A"/>
    <w:rsid w:val="005E31E4"/>
    <w:rsid w:val="005E7494"/>
    <w:rsid w:val="005F31D9"/>
    <w:rsid w:val="005F7819"/>
    <w:rsid w:val="0060438E"/>
    <w:rsid w:val="006171AB"/>
    <w:rsid w:val="0062644E"/>
    <w:rsid w:val="006365B5"/>
    <w:rsid w:val="006455D1"/>
    <w:rsid w:val="00645739"/>
    <w:rsid w:val="0065739A"/>
    <w:rsid w:val="00661A52"/>
    <w:rsid w:val="006622EE"/>
    <w:rsid w:val="006734B4"/>
    <w:rsid w:val="0069278B"/>
    <w:rsid w:val="00692B4F"/>
    <w:rsid w:val="00692D28"/>
    <w:rsid w:val="006A5B28"/>
    <w:rsid w:val="006A6BF1"/>
    <w:rsid w:val="006B381F"/>
    <w:rsid w:val="006D4524"/>
    <w:rsid w:val="006D4B10"/>
    <w:rsid w:val="006D6053"/>
    <w:rsid w:val="006E2141"/>
    <w:rsid w:val="00703B6A"/>
    <w:rsid w:val="00707B2B"/>
    <w:rsid w:val="00711229"/>
    <w:rsid w:val="007170CA"/>
    <w:rsid w:val="0073150C"/>
    <w:rsid w:val="00734A49"/>
    <w:rsid w:val="00735A08"/>
    <w:rsid w:val="00753DAE"/>
    <w:rsid w:val="00757BE5"/>
    <w:rsid w:val="007709E8"/>
    <w:rsid w:val="0077156C"/>
    <w:rsid w:val="0077306C"/>
    <w:rsid w:val="00784EDA"/>
    <w:rsid w:val="0078526C"/>
    <w:rsid w:val="00790964"/>
    <w:rsid w:val="007957E5"/>
    <w:rsid w:val="007A115E"/>
    <w:rsid w:val="007A74C9"/>
    <w:rsid w:val="007D097D"/>
    <w:rsid w:val="007D30D4"/>
    <w:rsid w:val="007D7602"/>
    <w:rsid w:val="007E11F8"/>
    <w:rsid w:val="007E5898"/>
    <w:rsid w:val="007F0223"/>
    <w:rsid w:val="00807FA2"/>
    <w:rsid w:val="00826C24"/>
    <w:rsid w:val="008278C8"/>
    <w:rsid w:val="00832943"/>
    <w:rsid w:val="00833555"/>
    <w:rsid w:val="00852976"/>
    <w:rsid w:val="00860F13"/>
    <w:rsid w:val="0087589D"/>
    <w:rsid w:val="008A0A1F"/>
    <w:rsid w:val="008A54CD"/>
    <w:rsid w:val="008B5782"/>
    <w:rsid w:val="008D04F8"/>
    <w:rsid w:val="008F22C3"/>
    <w:rsid w:val="0090194A"/>
    <w:rsid w:val="009170B5"/>
    <w:rsid w:val="00933D05"/>
    <w:rsid w:val="0095727E"/>
    <w:rsid w:val="00967D54"/>
    <w:rsid w:val="009820AB"/>
    <w:rsid w:val="0098614C"/>
    <w:rsid w:val="00991D81"/>
    <w:rsid w:val="009929A7"/>
    <w:rsid w:val="009B0DE4"/>
    <w:rsid w:val="009B1639"/>
    <w:rsid w:val="009C2DB0"/>
    <w:rsid w:val="009D0CB8"/>
    <w:rsid w:val="009E1B99"/>
    <w:rsid w:val="00A0009A"/>
    <w:rsid w:val="00A00434"/>
    <w:rsid w:val="00A21A29"/>
    <w:rsid w:val="00A275E5"/>
    <w:rsid w:val="00A37E74"/>
    <w:rsid w:val="00A41056"/>
    <w:rsid w:val="00A47B03"/>
    <w:rsid w:val="00A54E09"/>
    <w:rsid w:val="00A64142"/>
    <w:rsid w:val="00A80210"/>
    <w:rsid w:val="00A82CE2"/>
    <w:rsid w:val="00A84ED0"/>
    <w:rsid w:val="00A876EF"/>
    <w:rsid w:val="00A974F6"/>
    <w:rsid w:val="00A97F7B"/>
    <w:rsid w:val="00AA0281"/>
    <w:rsid w:val="00AB31B0"/>
    <w:rsid w:val="00AB53CB"/>
    <w:rsid w:val="00AC5C58"/>
    <w:rsid w:val="00AC6869"/>
    <w:rsid w:val="00AD31F3"/>
    <w:rsid w:val="00AE75B1"/>
    <w:rsid w:val="00B06A2E"/>
    <w:rsid w:val="00B14A2B"/>
    <w:rsid w:val="00B24081"/>
    <w:rsid w:val="00B26F9D"/>
    <w:rsid w:val="00B4010C"/>
    <w:rsid w:val="00B45AA8"/>
    <w:rsid w:val="00B55D38"/>
    <w:rsid w:val="00B57573"/>
    <w:rsid w:val="00B74BBC"/>
    <w:rsid w:val="00B90639"/>
    <w:rsid w:val="00B93DBB"/>
    <w:rsid w:val="00BB22BE"/>
    <w:rsid w:val="00C13BF0"/>
    <w:rsid w:val="00C45830"/>
    <w:rsid w:val="00C6099D"/>
    <w:rsid w:val="00C61420"/>
    <w:rsid w:val="00C7255E"/>
    <w:rsid w:val="00C809AF"/>
    <w:rsid w:val="00C874A6"/>
    <w:rsid w:val="00C87603"/>
    <w:rsid w:val="00CB2D70"/>
    <w:rsid w:val="00CD7305"/>
    <w:rsid w:val="00CF414A"/>
    <w:rsid w:val="00D00098"/>
    <w:rsid w:val="00D05561"/>
    <w:rsid w:val="00D41B43"/>
    <w:rsid w:val="00D41E64"/>
    <w:rsid w:val="00D421E0"/>
    <w:rsid w:val="00D45A7A"/>
    <w:rsid w:val="00D47F00"/>
    <w:rsid w:val="00D51F5F"/>
    <w:rsid w:val="00D76158"/>
    <w:rsid w:val="00DA624C"/>
    <w:rsid w:val="00DB11DC"/>
    <w:rsid w:val="00DB2AE3"/>
    <w:rsid w:val="00DD0456"/>
    <w:rsid w:val="00DF5737"/>
    <w:rsid w:val="00E01E16"/>
    <w:rsid w:val="00E16825"/>
    <w:rsid w:val="00E3491C"/>
    <w:rsid w:val="00E446C9"/>
    <w:rsid w:val="00E4548A"/>
    <w:rsid w:val="00E46D73"/>
    <w:rsid w:val="00E616C6"/>
    <w:rsid w:val="00E71D20"/>
    <w:rsid w:val="00E7431F"/>
    <w:rsid w:val="00E93834"/>
    <w:rsid w:val="00E94BF6"/>
    <w:rsid w:val="00EB0213"/>
    <w:rsid w:val="00EC4718"/>
    <w:rsid w:val="00EF0420"/>
    <w:rsid w:val="00F2365C"/>
    <w:rsid w:val="00F354F8"/>
    <w:rsid w:val="00F41A25"/>
    <w:rsid w:val="00F5205A"/>
    <w:rsid w:val="00F61358"/>
    <w:rsid w:val="00F63D47"/>
    <w:rsid w:val="00F84ECB"/>
    <w:rsid w:val="00F91A32"/>
    <w:rsid w:val="00FA4B19"/>
    <w:rsid w:val="00FB21B0"/>
    <w:rsid w:val="00FB4329"/>
    <w:rsid w:val="00FC77FF"/>
    <w:rsid w:val="00FD31E8"/>
    <w:rsid w:val="0763D567"/>
    <w:rsid w:val="2DD70C8D"/>
    <w:rsid w:val="396A2BDA"/>
    <w:rsid w:val="3D98FC46"/>
    <w:rsid w:val="49B68D1E"/>
    <w:rsid w:val="68941F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7A6B6"/>
  <w15:chartTrackingRefBased/>
  <w15:docId w15:val="{826FEE5B-4DAF-4A63-9FDD-A62084AA5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749"/>
  </w:style>
  <w:style w:type="paragraph" w:styleId="Heading1">
    <w:name w:val="heading 1"/>
    <w:basedOn w:val="Normal"/>
    <w:next w:val="Normal"/>
    <w:link w:val="Heading1Char"/>
    <w:uiPriority w:val="9"/>
    <w:qFormat/>
    <w:rsid w:val="00E446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446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446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446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46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46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46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46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46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6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446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446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446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46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46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46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46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46C9"/>
    <w:rPr>
      <w:rFonts w:eastAsiaTheme="majorEastAsia" w:cstheme="majorBidi"/>
      <w:color w:val="272727" w:themeColor="text1" w:themeTint="D8"/>
    </w:rPr>
  </w:style>
  <w:style w:type="paragraph" w:styleId="Title">
    <w:name w:val="Title"/>
    <w:basedOn w:val="Normal"/>
    <w:next w:val="Normal"/>
    <w:link w:val="TitleChar"/>
    <w:uiPriority w:val="10"/>
    <w:qFormat/>
    <w:rsid w:val="00E446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46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46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46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46C9"/>
    <w:pPr>
      <w:spacing w:before="160"/>
      <w:jc w:val="center"/>
    </w:pPr>
    <w:rPr>
      <w:i/>
      <w:iCs/>
      <w:color w:val="404040" w:themeColor="text1" w:themeTint="BF"/>
    </w:rPr>
  </w:style>
  <w:style w:type="character" w:customStyle="1" w:styleId="QuoteChar">
    <w:name w:val="Quote Char"/>
    <w:basedOn w:val="DefaultParagraphFont"/>
    <w:link w:val="Quote"/>
    <w:uiPriority w:val="29"/>
    <w:rsid w:val="00E446C9"/>
    <w:rPr>
      <w:i/>
      <w:iCs/>
      <w:color w:val="404040" w:themeColor="text1" w:themeTint="BF"/>
    </w:rPr>
  </w:style>
  <w:style w:type="paragraph" w:styleId="ListParagraph">
    <w:name w:val="List Paragraph"/>
    <w:basedOn w:val="Normal"/>
    <w:uiPriority w:val="34"/>
    <w:qFormat/>
    <w:rsid w:val="00E446C9"/>
    <w:pPr>
      <w:ind w:left="720"/>
      <w:contextualSpacing/>
    </w:pPr>
  </w:style>
  <w:style w:type="character" w:styleId="IntenseEmphasis">
    <w:name w:val="Intense Emphasis"/>
    <w:basedOn w:val="DefaultParagraphFont"/>
    <w:uiPriority w:val="21"/>
    <w:qFormat/>
    <w:rsid w:val="00E446C9"/>
    <w:rPr>
      <w:i/>
      <w:iCs/>
      <w:color w:val="0F4761" w:themeColor="accent1" w:themeShade="BF"/>
    </w:rPr>
  </w:style>
  <w:style w:type="paragraph" w:styleId="IntenseQuote">
    <w:name w:val="Intense Quote"/>
    <w:basedOn w:val="Normal"/>
    <w:next w:val="Normal"/>
    <w:link w:val="IntenseQuoteChar"/>
    <w:uiPriority w:val="30"/>
    <w:qFormat/>
    <w:rsid w:val="00E446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46C9"/>
    <w:rPr>
      <w:i/>
      <w:iCs/>
      <w:color w:val="0F4761" w:themeColor="accent1" w:themeShade="BF"/>
    </w:rPr>
  </w:style>
  <w:style w:type="character" w:styleId="IntenseReference">
    <w:name w:val="Intense Reference"/>
    <w:basedOn w:val="DefaultParagraphFont"/>
    <w:uiPriority w:val="32"/>
    <w:qFormat/>
    <w:rsid w:val="00E446C9"/>
    <w:rPr>
      <w:b/>
      <w:bCs/>
      <w:smallCaps/>
      <w:color w:val="0F4761" w:themeColor="accent1" w:themeShade="BF"/>
      <w:spacing w:val="5"/>
    </w:rPr>
  </w:style>
  <w:style w:type="paragraph" w:styleId="NoSpacing">
    <w:name w:val="No Spacing"/>
    <w:link w:val="NoSpacingChar"/>
    <w:uiPriority w:val="1"/>
    <w:qFormat/>
    <w:rsid w:val="00AD31F3"/>
    <w:pPr>
      <w:spacing w:after="0" w:line="240" w:lineRule="auto"/>
    </w:pPr>
    <w:rPr>
      <w:rFonts w:eastAsiaTheme="minorEastAsia"/>
      <w:kern w:val="0"/>
      <w:sz w:val="22"/>
      <w:szCs w:val="22"/>
      <w:lang w:eastAsia="es-ES"/>
      <w14:ligatures w14:val="none"/>
    </w:rPr>
  </w:style>
  <w:style w:type="character" w:customStyle="1" w:styleId="NoSpacingChar">
    <w:name w:val="No Spacing Char"/>
    <w:basedOn w:val="DefaultParagraphFont"/>
    <w:link w:val="NoSpacing"/>
    <w:uiPriority w:val="1"/>
    <w:rsid w:val="00AD31F3"/>
    <w:rPr>
      <w:rFonts w:eastAsiaTheme="minorEastAsia"/>
      <w:kern w:val="0"/>
      <w:sz w:val="22"/>
      <w:szCs w:val="22"/>
      <w:lang w:eastAsia="es-ES"/>
      <w14:ligatures w14:val="none"/>
    </w:rPr>
  </w:style>
  <w:style w:type="paragraph" w:styleId="TOCHeading">
    <w:name w:val="TOC Heading"/>
    <w:basedOn w:val="Heading1"/>
    <w:next w:val="Normal"/>
    <w:uiPriority w:val="39"/>
    <w:unhideWhenUsed/>
    <w:qFormat/>
    <w:rsid w:val="00AD31F3"/>
    <w:pPr>
      <w:spacing w:before="240" w:after="0" w:line="259" w:lineRule="auto"/>
      <w:outlineLvl w:val="9"/>
    </w:pPr>
    <w:rPr>
      <w:kern w:val="0"/>
      <w:sz w:val="32"/>
      <w:szCs w:val="32"/>
      <w:lang w:eastAsia="es-ES"/>
      <w14:ligatures w14:val="none"/>
    </w:rPr>
  </w:style>
  <w:style w:type="paragraph" w:styleId="TOC1">
    <w:name w:val="toc 1"/>
    <w:basedOn w:val="Normal"/>
    <w:next w:val="Normal"/>
    <w:autoRedefine/>
    <w:uiPriority w:val="39"/>
    <w:unhideWhenUsed/>
    <w:rsid w:val="00AD31F3"/>
    <w:pPr>
      <w:spacing w:after="100"/>
    </w:pPr>
  </w:style>
  <w:style w:type="paragraph" w:styleId="TOC2">
    <w:name w:val="toc 2"/>
    <w:basedOn w:val="Normal"/>
    <w:next w:val="Normal"/>
    <w:autoRedefine/>
    <w:uiPriority w:val="39"/>
    <w:unhideWhenUsed/>
    <w:rsid w:val="00AD31F3"/>
    <w:pPr>
      <w:spacing w:after="100"/>
      <w:ind w:left="240"/>
    </w:pPr>
  </w:style>
  <w:style w:type="character" w:styleId="Hyperlink">
    <w:name w:val="Hyperlink"/>
    <w:basedOn w:val="DefaultParagraphFont"/>
    <w:uiPriority w:val="99"/>
    <w:unhideWhenUsed/>
    <w:rsid w:val="00AD31F3"/>
    <w:rPr>
      <w:color w:val="467886" w:themeColor="hyperlink"/>
      <w:u w:val="single"/>
    </w:rPr>
  </w:style>
  <w:style w:type="paragraph" w:styleId="HTMLPreformatted">
    <w:name w:val="HTML Preformatted"/>
    <w:basedOn w:val="Normal"/>
    <w:link w:val="HTMLPreformattedChar"/>
    <w:uiPriority w:val="99"/>
    <w:semiHidden/>
    <w:unhideWhenUsed/>
    <w:rsid w:val="00A00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PreformattedChar">
    <w:name w:val="HTML Preformatted Char"/>
    <w:basedOn w:val="DefaultParagraphFont"/>
    <w:link w:val="HTMLPreformatted"/>
    <w:uiPriority w:val="99"/>
    <w:semiHidden/>
    <w:rsid w:val="00A0009A"/>
    <w:rPr>
      <w:rFonts w:ascii="Courier New" w:eastAsia="Times New Roman" w:hAnsi="Courier New" w:cs="Courier New"/>
      <w:kern w:val="0"/>
      <w:sz w:val="20"/>
      <w:szCs w:val="20"/>
      <w:lang w:eastAsia="es-ES"/>
      <w14:ligatures w14:val="none"/>
    </w:rPr>
  </w:style>
  <w:style w:type="character" w:customStyle="1" w:styleId="n">
    <w:name w:val="n"/>
    <w:basedOn w:val="DefaultParagraphFont"/>
    <w:rsid w:val="00A0009A"/>
  </w:style>
  <w:style w:type="character" w:customStyle="1" w:styleId="o">
    <w:name w:val="o"/>
    <w:basedOn w:val="DefaultParagraphFont"/>
    <w:rsid w:val="00A0009A"/>
  </w:style>
  <w:style w:type="character" w:customStyle="1" w:styleId="p">
    <w:name w:val="p"/>
    <w:basedOn w:val="DefaultParagraphFont"/>
    <w:rsid w:val="00A0009A"/>
  </w:style>
  <w:style w:type="character" w:customStyle="1" w:styleId="mi">
    <w:name w:val="mi"/>
    <w:basedOn w:val="DefaultParagraphFont"/>
    <w:rsid w:val="00A0009A"/>
  </w:style>
  <w:style w:type="character" w:customStyle="1" w:styleId="c1">
    <w:name w:val="c1"/>
    <w:basedOn w:val="DefaultParagraphFont"/>
    <w:rsid w:val="00A0009A"/>
  </w:style>
  <w:style w:type="character" w:styleId="UnresolvedMention">
    <w:name w:val="Unresolved Mention"/>
    <w:basedOn w:val="DefaultParagraphFont"/>
    <w:uiPriority w:val="99"/>
    <w:semiHidden/>
    <w:unhideWhenUsed/>
    <w:rsid w:val="00210495"/>
    <w:rPr>
      <w:color w:val="605E5C"/>
      <w:shd w:val="clear" w:color="auto" w:fill="E1DFDD"/>
    </w:rPr>
  </w:style>
  <w:style w:type="paragraph" w:styleId="NormalWeb">
    <w:name w:val="Normal (Web)"/>
    <w:basedOn w:val="Normal"/>
    <w:uiPriority w:val="99"/>
    <w:semiHidden/>
    <w:unhideWhenUsed/>
    <w:rsid w:val="00D00098"/>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Strong">
    <w:name w:val="Strong"/>
    <w:basedOn w:val="DefaultParagraphFont"/>
    <w:uiPriority w:val="22"/>
    <w:qFormat/>
    <w:rsid w:val="00D00098"/>
    <w:rPr>
      <w:b/>
      <w:bCs/>
    </w:rPr>
  </w:style>
  <w:style w:type="character" w:styleId="Emphasis">
    <w:name w:val="Emphasis"/>
    <w:basedOn w:val="DefaultParagraphFont"/>
    <w:uiPriority w:val="20"/>
    <w:qFormat/>
    <w:rsid w:val="00D00098"/>
    <w:rPr>
      <w:i/>
      <w:iCs/>
    </w:rPr>
  </w:style>
  <w:style w:type="character" w:styleId="FollowedHyperlink">
    <w:name w:val="FollowedHyperlink"/>
    <w:basedOn w:val="DefaultParagraphFont"/>
    <w:uiPriority w:val="99"/>
    <w:semiHidden/>
    <w:unhideWhenUsed/>
    <w:rsid w:val="007D097D"/>
    <w:rPr>
      <w:color w:val="96607D" w:themeColor="followedHyperlink"/>
      <w:u w:val="single"/>
    </w:rPr>
  </w:style>
  <w:style w:type="paragraph" w:styleId="TOC3">
    <w:name w:val="toc 3"/>
    <w:basedOn w:val="Normal"/>
    <w:next w:val="Normal"/>
    <w:autoRedefine/>
    <w:uiPriority w:val="39"/>
    <w:unhideWhenUsed/>
    <w:rsid w:val="00B2408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87317">
      <w:bodyDiv w:val="1"/>
      <w:marLeft w:val="0"/>
      <w:marRight w:val="0"/>
      <w:marTop w:val="0"/>
      <w:marBottom w:val="0"/>
      <w:divBdr>
        <w:top w:val="none" w:sz="0" w:space="0" w:color="auto"/>
        <w:left w:val="none" w:sz="0" w:space="0" w:color="auto"/>
        <w:bottom w:val="none" w:sz="0" w:space="0" w:color="auto"/>
        <w:right w:val="none" w:sz="0" w:space="0" w:color="auto"/>
      </w:divBdr>
    </w:div>
    <w:div w:id="178197756">
      <w:bodyDiv w:val="1"/>
      <w:marLeft w:val="0"/>
      <w:marRight w:val="0"/>
      <w:marTop w:val="0"/>
      <w:marBottom w:val="0"/>
      <w:divBdr>
        <w:top w:val="none" w:sz="0" w:space="0" w:color="auto"/>
        <w:left w:val="none" w:sz="0" w:space="0" w:color="auto"/>
        <w:bottom w:val="none" w:sz="0" w:space="0" w:color="auto"/>
        <w:right w:val="none" w:sz="0" w:space="0" w:color="auto"/>
      </w:divBdr>
    </w:div>
    <w:div w:id="346639829">
      <w:bodyDiv w:val="1"/>
      <w:marLeft w:val="0"/>
      <w:marRight w:val="0"/>
      <w:marTop w:val="0"/>
      <w:marBottom w:val="0"/>
      <w:divBdr>
        <w:top w:val="none" w:sz="0" w:space="0" w:color="auto"/>
        <w:left w:val="none" w:sz="0" w:space="0" w:color="auto"/>
        <w:bottom w:val="none" w:sz="0" w:space="0" w:color="auto"/>
        <w:right w:val="none" w:sz="0" w:space="0" w:color="auto"/>
      </w:divBdr>
    </w:div>
    <w:div w:id="401608386">
      <w:bodyDiv w:val="1"/>
      <w:marLeft w:val="0"/>
      <w:marRight w:val="0"/>
      <w:marTop w:val="0"/>
      <w:marBottom w:val="0"/>
      <w:divBdr>
        <w:top w:val="none" w:sz="0" w:space="0" w:color="auto"/>
        <w:left w:val="none" w:sz="0" w:space="0" w:color="auto"/>
        <w:bottom w:val="none" w:sz="0" w:space="0" w:color="auto"/>
        <w:right w:val="none" w:sz="0" w:space="0" w:color="auto"/>
      </w:divBdr>
    </w:div>
    <w:div w:id="575407309">
      <w:bodyDiv w:val="1"/>
      <w:marLeft w:val="0"/>
      <w:marRight w:val="0"/>
      <w:marTop w:val="0"/>
      <w:marBottom w:val="0"/>
      <w:divBdr>
        <w:top w:val="none" w:sz="0" w:space="0" w:color="auto"/>
        <w:left w:val="none" w:sz="0" w:space="0" w:color="auto"/>
        <w:bottom w:val="none" w:sz="0" w:space="0" w:color="auto"/>
        <w:right w:val="none" w:sz="0" w:space="0" w:color="auto"/>
      </w:divBdr>
    </w:div>
    <w:div w:id="708650753">
      <w:bodyDiv w:val="1"/>
      <w:marLeft w:val="0"/>
      <w:marRight w:val="0"/>
      <w:marTop w:val="0"/>
      <w:marBottom w:val="0"/>
      <w:divBdr>
        <w:top w:val="none" w:sz="0" w:space="0" w:color="auto"/>
        <w:left w:val="none" w:sz="0" w:space="0" w:color="auto"/>
        <w:bottom w:val="none" w:sz="0" w:space="0" w:color="auto"/>
        <w:right w:val="none" w:sz="0" w:space="0" w:color="auto"/>
      </w:divBdr>
    </w:div>
    <w:div w:id="855389360">
      <w:bodyDiv w:val="1"/>
      <w:marLeft w:val="0"/>
      <w:marRight w:val="0"/>
      <w:marTop w:val="0"/>
      <w:marBottom w:val="0"/>
      <w:divBdr>
        <w:top w:val="none" w:sz="0" w:space="0" w:color="auto"/>
        <w:left w:val="none" w:sz="0" w:space="0" w:color="auto"/>
        <w:bottom w:val="none" w:sz="0" w:space="0" w:color="auto"/>
        <w:right w:val="none" w:sz="0" w:space="0" w:color="auto"/>
      </w:divBdr>
    </w:div>
    <w:div w:id="867988913">
      <w:bodyDiv w:val="1"/>
      <w:marLeft w:val="0"/>
      <w:marRight w:val="0"/>
      <w:marTop w:val="0"/>
      <w:marBottom w:val="0"/>
      <w:divBdr>
        <w:top w:val="none" w:sz="0" w:space="0" w:color="auto"/>
        <w:left w:val="none" w:sz="0" w:space="0" w:color="auto"/>
        <w:bottom w:val="none" w:sz="0" w:space="0" w:color="auto"/>
        <w:right w:val="none" w:sz="0" w:space="0" w:color="auto"/>
      </w:divBdr>
    </w:div>
    <w:div w:id="1044989077">
      <w:bodyDiv w:val="1"/>
      <w:marLeft w:val="0"/>
      <w:marRight w:val="0"/>
      <w:marTop w:val="0"/>
      <w:marBottom w:val="0"/>
      <w:divBdr>
        <w:top w:val="none" w:sz="0" w:space="0" w:color="auto"/>
        <w:left w:val="none" w:sz="0" w:space="0" w:color="auto"/>
        <w:bottom w:val="none" w:sz="0" w:space="0" w:color="auto"/>
        <w:right w:val="none" w:sz="0" w:space="0" w:color="auto"/>
      </w:divBdr>
    </w:div>
    <w:div w:id="1087263433">
      <w:bodyDiv w:val="1"/>
      <w:marLeft w:val="0"/>
      <w:marRight w:val="0"/>
      <w:marTop w:val="0"/>
      <w:marBottom w:val="0"/>
      <w:divBdr>
        <w:top w:val="none" w:sz="0" w:space="0" w:color="auto"/>
        <w:left w:val="none" w:sz="0" w:space="0" w:color="auto"/>
        <w:bottom w:val="none" w:sz="0" w:space="0" w:color="auto"/>
        <w:right w:val="none" w:sz="0" w:space="0" w:color="auto"/>
      </w:divBdr>
    </w:div>
    <w:div w:id="1149201618">
      <w:bodyDiv w:val="1"/>
      <w:marLeft w:val="0"/>
      <w:marRight w:val="0"/>
      <w:marTop w:val="0"/>
      <w:marBottom w:val="0"/>
      <w:divBdr>
        <w:top w:val="none" w:sz="0" w:space="0" w:color="auto"/>
        <w:left w:val="none" w:sz="0" w:space="0" w:color="auto"/>
        <w:bottom w:val="none" w:sz="0" w:space="0" w:color="auto"/>
        <w:right w:val="none" w:sz="0" w:space="0" w:color="auto"/>
      </w:divBdr>
    </w:div>
    <w:div w:id="1163399342">
      <w:bodyDiv w:val="1"/>
      <w:marLeft w:val="0"/>
      <w:marRight w:val="0"/>
      <w:marTop w:val="0"/>
      <w:marBottom w:val="0"/>
      <w:divBdr>
        <w:top w:val="none" w:sz="0" w:space="0" w:color="auto"/>
        <w:left w:val="none" w:sz="0" w:space="0" w:color="auto"/>
        <w:bottom w:val="none" w:sz="0" w:space="0" w:color="auto"/>
        <w:right w:val="none" w:sz="0" w:space="0" w:color="auto"/>
      </w:divBdr>
    </w:div>
    <w:div w:id="1264261854">
      <w:bodyDiv w:val="1"/>
      <w:marLeft w:val="0"/>
      <w:marRight w:val="0"/>
      <w:marTop w:val="0"/>
      <w:marBottom w:val="0"/>
      <w:divBdr>
        <w:top w:val="none" w:sz="0" w:space="0" w:color="auto"/>
        <w:left w:val="none" w:sz="0" w:space="0" w:color="auto"/>
        <w:bottom w:val="none" w:sz="0" w:space="0" w:color="auto"/>
        <w:right w:val="none" w:sz="0" w:space="0" w:color="auto"/>
      </w:divBdr>
    </w:div>
    <w:div w:id="1424063971">
      <w:bodyDiv w:val="1"/>
      <w:marLeft w:val="0"/>
      <w:marRight w:val="0"/>
      <w:marTop w:val="0"/>
      <w:marBottom w:val="0"/>
      <w:divBdr>
        <w:top w:val="none" w:sz="0" w:space="0" w:color="auto"/>
        <w:left w:val="none" w:sz="0" w:space="0" w:color="auto"/>
        <w:bottom w:val="none" w:sz="0" w:space="0" w:color="auto"/>
        <w:right w:val="none" w:sz="0" w:space="0" w:color="auto"/>
      </w:divBdr>
    </w:div>
    <w:div w:id="1475640007">
      <w:bodyDiv w:val="1"/>
      <w:marLeft w:val="0"/>
      <w:marRight w:val="0"/>
      <w:marTop w:val="0"/>
      <w:marBottom w:val="0"/>
      <w:divBdr>
        <w:top w:val="none" w:sz="0" w:space="0" w:color="auto"/>
        <w:left w:val="none" w:sz="0" w:space="0" w:color="auto"/>
        <w:bottom w:val="none" w:sz="0" w:space="0" w:color="auto"/>
        <w:right w:val="none" w:sz="0" w:space="0" w:color="auto"/>
      </w:divBdr>
    </w:div>
    <w:div w:id="1732578000">
      <w:bodyDiv w:val="1"/>
      <w:marLeft w:val="0"/>
      <w:marRight w:val="0"/>
      <w:marTop w:val="0"/>
      <w:marBottom w:val="0"/>
      <w:divBdr>
        <w:top w:val="none" w:sz="0" w:space="0" w:color="auto"/>
        <w:left w:val="none" w:sz="0" w:space="0" w:color="auto"/>
        <w:bottom w:val="none" w:sz="0" w:space="0" w:color="auto"/>
        <w:right w:val="none" w:sz="0" w:space="0" w:color="auto"/>
      </w:divBdr>
    </w:div>
    <w:div w:id="1789161742">
      <w:bodyDiv w:val="1"/>
      <w:marLeft w:val="0"/>
      <w:marRight w:val="0"/>
      <w:marTop w:val="0"/>
      <w:marBottom w:val="0"/>
      <w:divBdr>
        <w:top w:val="none" w:sz="0" w:space="0" w:color="auto"/>
        <w:left w:val="none" w:sz="0" w:space="0" w:color="auto"/>
        <w:bottom w:val="none" w:sz="0" w:space="0" w:color="auto"/>
        <w:right w:val="none" w:sz="0" w:space="0" w:color="auto"/>
      </w:divBdr>
    </w:div>
    <w:div w:id="1828934547">
      <w:bodyDiv w:val="1"/>
      <w:marLeft w:val="0"/>
      <w:marRight w:val="0"/>
      <w:marTop w:val="0"/>
      <w:marBottom w:val="0"/>
      <w:divBdr>
        <w:top w:val="none" w:sz="0" w:space="0" w:color="auto"/>
        <w:left w:val="none" w:sz="0" w:space="0" w:color="auto"/>
        <w:bottom w:val="none" w:sz="0" w:space="0" w:color="auto"/>
        <w:right w:val="none" w:sz="0" w:space="0" w:color="auto"/>
      </w:divBdr>
    </w:div>
    <w:div w:id="1863781388">
      <w:bodyDiv w:val="1"/>
      <w:marLeft w:val="0"/>
      <w:marRight w:val="0"/>
      <w:marTop w:val="0"/>
      <w:marBottom w:val="0"/>
      <w:divBdr>
        <w:top w:val="none" w:sz="0" w:space="0" w:color="auto"/>
        <w:left w:val="none" w:sz="0" w:space="0" w:color="auto"/>
        <w:bottom w:val="none" w:sz="0" w:space="0" w:color="auto"/>
        <w:right w:val="none" w:sz="0" w:space="0" w:color="auto"/>
      </w:divBdr>
    </w:div>
    <w:div w:id="190036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5" Type="http://schemas.openxmlformats.org/officeDocument/2006/relationships/customXml" Target="../customXml/item5.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Asignatura: Aprendizaje Automatico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e09d1ba6-1f5c-4a91-959d-457ebd17b4c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232A65EB8A38D047A5980A1127F848AF" ma:contentTypeVersion="9" ma:contentTypeDescription="Crear nuevo documento." ma:contentTypeScope="" ma:versionID="d18c6716fc8c5b13123c288141ec5eff">
  <xsd:schema xmlns:xsd="http://www.w3.org/2001/XMLSchema" xmlns:xs="http://www.w3.org/2001/XMLSchema" xmlns:p="http://schemas.microsoft.com/office/2006/metadata/properties" xmlns:ns3="e09d1ba6-1f5c-4a91-959d-457ebd17b4ca" xmlns:ns4="04b4b9e4-61e4-414b-b218-97fc193d3937" targetNamespace="http://schemas.microsoft.com/office/2006/metadata/properties" ma:root="true" ma:fieldsID="088010d5a6f9f934ba10087ea69e552d" ns3:_="" ns4:_="">
    <xsd:import namespace="e09d1ba6-1f5c-4a91-959d-457ebd17b4ca"/>
    <xsd:import namespace="04b4b9e4-61e4-414b-b218-97fc193d393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9d1ba6-1f5c-4a91-959d-457ebd17b4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b4b9e4-61e4-414b-b218-97fc193d3937"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43391F-2275-4EBD-963D-E4B75918C9DB}">
  <ds:schemaRefs>
    <ds:schemaRef ds:uri="http://schemas.openxmlformats.org/officeDocument/2006/bibliography"/>
  </ds:schemaRefs>
</ds:datastoreItem>
</file>

<file path=customXml/itemProps3.xml><?xml version="1.0" encoding="utf-8"?>
<ds:datastoreItem xmlns:ds="http://schemas.openxmlformats.org/officeDocument/2006/customXml" ds:itemID="{7B41902F-0086-45C5-821F-3EB9A274045D}">
  <ds:schemaRefs>
    <ds:schemaRef ds:uri="http://schemas.microsoft.com/office/2006/metadata/properties"/>
    <ds:schemaRef ds:uri="http://schemas.microsoft.com/office/infopath/2007/PartnerControls"/>
    <ds:schemaRef ds:uri="e09d1ba6-1f5c-4a91-959d-457ebd17b4ca"/>
  </ds:schemaRefs>
</ds:datastoreItem>
</file>

<file path=customXml/itemProps4.xml><?xml version="1.0" encoding="utf-8"?>
<ds:datastoreItem xmlns:ds="http://schemas.openxmlformats.org/officeDocument/2006/customXml" ds:itemID="{7433275C-C7C8-4637-8215-C022CB190284}">
  <ds:schemaRefs>
    <ds:schemaRef ds:uri="http://schemas.microsoft.com/sharepoint/v3/contenttype/forms"/>
  </ds:schemaRefs>
</ds:datastoreItem>
</file>

<file path=customXml/itemProps5.xml><?xml version="1.0" encoding="utf-8"?>
<ds:datastoreItem xmlns:ds="http://schemas.openxmlformats.org/officeDocument/2006/customXml" ds:itemID="{A9C5A15E-A712-4365-A8E0-8DFC18CEF4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9d1ba6-1f5c-4a91-959d-457ebd17b4ca"/>
    <ds:schemaRef ds:uri="04b4b9e4-61e4-414b-b218-97fc193d39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1428</Words>
  <Characters>8141</Characters>
  <Application>Microsoft Office Word</Application>
  <DocSecurity>4</DocSecurity>
  <Lines>67</Lines>
  <Paragraphs>19</Paragraphs>
  <ScaleCrop>false</ScaleCrop>
  <Company/>
  <LinksUpToDate>false</LinksUpToDate>
  <CharactersWithSpaces>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EXPLORATORIO  DE DATOS</dc:title>
  <dc:subject>EDA</dc:subject>
  <dc:creator>David Morán Gorgojo</dc:creator>
  <cp:keywords/>
  <dc:description/>
  <cp:lastModifiedBy>Pablo Ruíz Morán</cp:lastModifiedBy>
  <cp:revision>9</cp:revision>
  <dcterms:created xsi:type="dcterms:W3CDTF">2024-11-22T08:09:00Z</dcterms:created>
  <dcterms:modified xsi:type="dcterms:W3CDTF">2024-11-22T16:04:00Z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0x010100232A65EB8A38D047A5980A1127F848AF</vt:lpwstr>
  </property>
</Properties>
</file>